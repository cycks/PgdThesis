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7AF19" w14:textId="77777777" w:rsidR="00816171" w:rsidRDefault="00816171"/>
    <w:p w14:paraId="6C25039B" w14:textId="77777777" w:rsidR="00816171" w:rsidRDefault="00816171"/>
    <w:p w14:paraId="630853FB" w14:textId="77777777" w:rsidR="00816171" w:rsidRDefault="00816171"/>
    <w:p w14:paraId="518ABBFE" w14:textId="77777777" w:rsidR="00816171" w:rsidRDefault="00816171"/>
    <w:p w14:paraId="525AEA1F" w14:textId="77777777" w:rsidR="00816171" w:rsidRDefault="00816171"/>
    <w:p w14:paraId="04D481DB" w14:textId="77777777" w:rsidR="00816171" w:rsidRDefault="00816171"/>
    <w:p w14:paraId="678652D2" w14:textId="77777777" w:rsidR="00816171" w:rsidRDefault="00816171"/>
    <w:p w14:paraId="27243F32" w14:textId="77777777" w:rsidR="00816171" w:rsidRDefault="00816171"/>
    <w:p w14:paraId="34993323" w14:textId="77777777" w:rsidR="00816171" w:rsidRDefault="00816171"/>
    <w:p w14:paraId="744B949D" w14:textId="77777777" w:rsidR="00816171" w:rsidRDefault="00816171"/>
    <w:p w14:paraId="12912F24" w14:textId="77777777" w:rsidR="00816171" w:rsidRDefault="00816171"/>
    <w:p w14:paraId="66CA4554" w14:textId="77777777" w:rsidR="00816171" w:rsidRDefault="00816171"/>
    <w:p w14:paraId="78D28BC4" w14:textId="77777777" w:rsidR="00816171" w:rsidRDefault="00816171"/>
    <w:p w14:paraId="4048DFC1" w14:textId="77777777" w:rsidR="00816171" w:rsidRDefault="00816171"/>
    <w:p w14:paraId="46BCCB33" w14:textId="77777777" w:rsidR="00816171" w:rsidRDefault="00816171"/>
    <w:p w14:paraId="53CC466F" w14:textId="77777777" w:rsidR="00816171" w:rsidRDefault="00816171"/>
    <w:p w14:paraId="5EB6E12C" w14:textId="77777777" w:rsidR="00816171" w:rsidRDefault="00816171"/>
    <w:p w14:paraId="28E92E73" w14:textId="77777777" w:rsidR="00816171" w:rsidRDefault="00816171"/>
    <w:p w14:paraId="14A7C6F9" w14:textId="77777777" w:rsidR="00816171" w:rsidRDefault="00816171">
      <w:pPr>
        <w:pBdr>
          <w:top w:val="nil"/>
          <w:left w:val="nil"/>
          <w:bottom w:val="nil"/>
          <w:right w:val="nil"/>
          <w:between w:val="nil"/>
        </w:pBdr>
        <w:tabs>
          <w:tab w:val="center" w:pos="4819"/>
          <w:tab w:val="right" w:pos="9638"/>
        </w:tabs>
        <w:rPr>
          <w:rFonts w:eastAsia="Liberation Serif" w:cs="Liberation Serif"/>
          <w:color w:val="000000"/>
        </w:rPr>
      </w:pPr>
    </w:p>
    <w:p w14:paraId="03890618" w14:textId="2BA4F5B8" w:rsidR="00816171" w:rsidDel="00AC518A" w:rsidRDefault="009B1DB5">
      <w:pPr>
        <w:jc w:val="center"/>
        <w:rPr>
          <w:del w:id="1" w:author="Jane Aduda" w:date="2023-09-04T11:11:00Z"/>
          <w:b/>
          <w:sz w:val="48"/>
          <w:szCs w:val="48"/>
        </w:rPr>
      </w:pPr>
      <w:del w:id="2" w:author="Jane Aduda" w:date="2023-09-04T11:11:00Z">
        <w:r w:rsidDel="00AC518A">
          <w:rPr>
            <w:b/>
            <w:sz w:val="48"/>
            <w:szCs w:val="48"/>
          </w:rPr>
          <w:delText>Modeling Smartphone Images with Human Faces to Discriminate a Selected Face Using Deep Learning</w:delText>
        </w:r>
      </w:del>
    </w:p>
    <w:p w14:paraId="3ABB6CB5" w14:textId="727362BE" w:rsidR="00816171" w:rsidDel="00AC518A" w:rsidRDefault="00816171">
      <w:pPr>
        <w:spacing w:line="480" w:lineRule="auto"/>
        <w:jc w:val="center"/>
        <w:rPr>
          <w:del w:id="3" w:author="Jane Aduda" w:date="2023-09-04T11:11:00Z"/>
        </w:rPr>
      </w:pPr>
    </w:p>
    <w:p w14:paraId="4346391D" w14:textId="53FD705F" w:rsidR="00816171" w:rsidRDefault="00AC518A">
      <w:pPr>
        <w:spacing w:line="480" w:lineRule="auto"/>
        <w:jc w:val="center"/>
      </w:pPr>
      <w:ins w:id="4" w:author="Jane Aduda" w:date="2023-09-04T11:11:00Z">
        <w:r>
          <w:t xml:space="preserve">Image recognition using deep learning </w:t>
        </w:r>
        <w:commentRangeStart w:id="5"/>
        <w:r>
          <w:t>techniques</w:t>
        </w:r>
        <w:commentRangeEnd w:id="5"/>
        <w:r>
          <w:rPr>
            <w:rStyle w:val="CommentReference"/>
            <w:rFonts w:cs="Mangal"/>
          </w:rPr>
          <w:commentReference w:id="5"/>
        </w:r>
        <w:r>
          <w:t xml:space="preserve"> </w:t>
        </w:r>
      </w:ins>
    </w:p>
    <w:p w14:paraId="7809F3CF" w14:textId="77777777" w:rsidR="00816171" w:rsidRDefault="009B1DB5">
      <w:pPr>
        <w:spacing w:line="480" w:lineRule="auto"/>
        <w:jc w:val="center"/>
      </w:pPr>
      <w:r>
        <w:t xml:space="preserve">Wycliffe </w:t>
      </w:r>
      <w:proofErr w:type="spellStart"/>
      <w:r>
        <w:t>Atswenje</w:t>
      </w:r>
      <w:proofErr w:type="spellEnd"/>
      <w:r>
        <w:t xml:space="preserve"> </w:t>
      </w:r>
      <w:proofErr w:type="spellStart"/>
      <w:r>
        <w:t>Sikolia</w:t>
      </w:r>
      <w:proofErr w:type="spellEnd"/>
    </w:p>
    <w:p w14:paraId="30DB4A14" w14:textId="77777777" w:rsidR="00816171" w:rsidRDefault="00816171">
      <w:pPr>
        <w:spacing w:line="480" w:lineRule="auto"/>
        <w:jc w:val="center"/>
      </w:pPr>
    </w:p>
    <w:p w14:paraId="67B5C119" w14:textId="77777777" w:rsidR="00816171" w:rsidRDefault="00816171">
      <w:pPr>
        <w:spacing w:line="480" w:lineRule="auto"/>
        <w:jc w:val="center"/>
      </w:pPr>
    </w:p>
    <w:p w14:paraId="42BDC222" w14:textId="77777777" w:rsidR="00816171" w:rsidRDefault="009B1DB5">
      <w:pPr>
        <w:spacing w:line="480" w:lineRule="auto"/>
        <w:jc w:val="center"/>
      </w:pPr>
      <w:r>
        <w:t>A research proposal submitted to the Department of Statistics and Actuarial Science in partial fulfillment of the requirement for the award of the degree of a Post Graduate Diploma in Applied Statistics of Jomo Kenyatta University of Agriculture and Technology.</w:t>
      </w:r>
    </w:p>
    <w:p w14:paraId="04CD7B54" w14:textId="77777777" w:rsidR="00816171" w:rsidRDefault="00816171">
      <w:pPr>
        <w:jc w:val="center"/>
      </w:pPr>
    </w:p>
    <w:p w14:paraId="5A010B59" w14:textId="77777777" w:rsidR="00816171" w:rsidRDefault="00816171">
      <w:pPr>
        <w:jc w:val="center"/>
      </w:pPr>
    </w:p>
    <w:p w14:paraId="751D3A42" w14:textId="77777777" w:rsidR="00816171" w:rsidRDefault="00405943">
      <w:pPr>
        <w:jc w:val="center"/>
      </w:pPr>
      <w:r>
        <w:t>2023</w:t>
      </w:r>
    </w:p>
    <w:p w14:paraId="7D50E983" w14:textId="77777777" w:rsidR="00816171" w:rsidRDefault="00816171"/>
    <w:p w14:paraId="241B4A64" w14:textId="77777777" w:rsidR="00816171" w:rsidRDefault="00816171"/>
    <w:p w14:paraId="4601A549" w14:textId="77777777" w:rsidR="00816171" w:rsidRDefault="009B1DB5">
      <w:r>
        <w:br w:type="page"/>
      </w:r>
    </w:p>
    <w:p w14:paraId="482EBBE2" w14:textId="77777777" w:rsidR="00816171" w:rsidRDefault="009B1DB5">
      <w:pPr>
        <w:pStyle w:val="Heading1"/>
      </w:pPr>
      <w:bookmarkStart w:id="6" w:name="_Toc139099732"/>
      <w:r>
        <w:lastRenderedPageBreak/>
        <w:t>DECLARATION</w:t>
      </w:r>
      <w:bookmarkEnd w:id="6"/>
    </w:p>
    <w:p w14:paraId="43EAA930" w14:textId="77777777" w:rsidR="00816171" w:rsidRDefault="009B1DB5">
      <w:pPr>
        <w:spacing w:line="480" w:lineRule="auto"/>
      </w:pPr>
      <w:r>
        <w:t>This research proposal is my own work and has not been presented elsewhere for a degree award.</w:t>
      </w:r>
    </w:p>
    <w:p w14:paraId="1C697958" w14:textId="77777777" w:rsidR="00816171" w:rsidRDefault="00816171">
      <w:pPr>
        <w:spacing w:line="480" w:lineRule="auto"/>
      </w:pPr>
    </w:p>
    <w:p w14:paraId="1560F5D2" w14:textId="77777777" w:rsidR="00816171" w:rsidRDefault="009B1DB5">
      <w:pPr>
        <w:spacing w:line="480" w:lineRule="auto"/>
      </w:pPr>
      <w:r>
        <w:t>Signature ................................................…                         Date …..............................................</w:t>
      </w:r>
    </w:p>
    <w:p w14:paraId="43C32C64" w14:textId="77777777" w:rsidR="00816171" w:rsidRDefault="009B1DB5">
      <w:pPr>
        <w:spacing w:line="480" w:lineRule="auto"/>
      </w:pPr>
      <w:r>
        <w:t xml:space="preserve">Wycliffe </w:t>
      </w:r>
      <w:proofErr w:type="spellStart"/>
      <w:r>
        <w:t>Atswenje</w:t>
      </w:r>
      <w:proofErr w:type="spellEnd"/>
      <w:r>
        <w:t xml:space="preserve"> </w:t>
      </w:r>
      <w:proofErr w:type="spellStart"/>
      <w:r>
        <w:t>Sikolia</w:t>
      </w:r>
      <w:proofErr w:type="spellEnd"/>
    </w:p>
    <w:p w14:paraId="318ACD86" w14:textId="77777777" w:rsidR="00816171" w:rsidRDefault="009B1DB5">
      <w:pPr>
        <w:spacing w:line="480" w:lineRule="auto"/>
      </w:pPr>
      <w:r>
        <w:t>SCB384-3284/2013</w:t>
      </w:r>
    </w:p>
    <w:p w14:paraId="34FB5550" w14:textId="77777777" w:rsidR="00816171" w:rsidRDefault="00816171">
      <w:pPr>
        <w:spacing w:line="480" w:lineRule="auto"/>
      </w:pPr>
    </w:p>
    <w:p w14:paraId="2904AA6B" w14:textId="77777777" w:rsidR="00816171" w:rsidRDefault="009B1DB5">
      <w:pPr>
        <w:spacing w:line="480" w:lineRule="auto"/>
        <w:rPr>
          <w:b/>
        </w:rPr>
      </w:pPr>
      <w:r>
        <w:rPr>
          <w:b/>
        </w:rPr>
        <w:t>Declaration by supervisors.</w:t>
      </w:r>
    </w:p>
    <w:p w14:paraId="330A81DF" w14:textId="77777777" w:rsidR="00816171" w:rsidRDefault="009B1DB5">
      <w:pPr>
        <w:spacing w:line="480" w:lineRule="auto"/>
      </w:pPr>
      <w:r>
        <w:t>This research proposal has been submitted for examination with our approval as university supervisors.</w:t>
      </w:r>
    </w:p>
    <w:p w14:paraId="352507ED" w14:textId="77777777" w:rsidR="00816171" w:rsidRDefault="00816171">
      <w:pPr>
        <w:spacing w:line="480" w:lineRule="auto"/>
      </w:pPr>
    </w:p>
    <w:p w14:paraId="68ADE69D" w14:textId="77777777" w:rsidR="00816171" w:rsidRDefault="009B1DB5">
      <w:pPr>
        <w:spacing w:line="480" w:lineRule="auto"/>
      </w:pPr>
      <w:r>
        <w:t>Signature ...............................…………….                         Date ..........................………………</w:t>
      </w:r>
    </w:p>
    <w:p w14:paraId="7274F4DE" w14:textId="77777777" w:rsidR="00816171" w:rsidRDefault="009B1DB5">
      <w:pPr>
        <w:spacing w:line="480" w:lineRule="auto"/>
      </w:pPr>
      <w:r>
        <w:t xml:space="preserve">Dr. Anthony Kibera </w:t>
      </w:r>
      <w:proofErr w:type="spellStart"/>
      <w:r>
        <w:t>Wanjoya</w:t>
      </w:r>
      <w:proofErr w:type="spellEnd"/>
    </w:p>
    <w:p w14:paraId="0BE2CEB4" w14:textId="77777777" w:rsidR="00816171" w:rsidRDefault="009B1DB5">
      <w:pPr>
        <w:spacing w:line="480" w:lineRule="auto"/>
      </w:pPr>
      <w:r>
        <w:t>Department of Statistics and Actuarial Sciences</w:t>
      </w:r>
    </w:p>
    <w:p w14:paraId="17209228" w14:textId="77777777" w:rsidR="00816171" w:rsidRDefault="009B1DB5">
      <w:pPr>
        <w:spacing w:line="480" w:lineRule="auto"/>
      </w:pPr>
      <w:r>
        <w:t>Jomo Kenyatta University of Agriculture and Technology</w:t>
      </w:r>
    </w:p>
    <w:p w14:paraId="5793B5F0" w14:textId="77777777" w:rsidR="00816171" w:rsidRDefault="00816171">
      <w:pPr>
        <w:spacing w:line="480" w:lineRule="auto"/>
      </w:pPr>
    </w:p>
    <w:p w14:paraId="58B794DF" w14:textId="77777777" w:rsidR="00482638" w:rsidRDefault="00482638">
      <w:pPr>
        <w:spacing w:line="480" w:lineRule="auto"/>
      </w:pPr>
    </w:p>
    <w:p w14:paraId="15D7234E" w14:textId="77777777" w:rsidR="00482638" w:rsidRDefault="00482638" w:rsidP="00482638">
      <w:pPr>
        <w:spacing w:line="480" w:lineRule="auto"/>
      </w:pPr>
      <w:r>
        <w:t>Signature ...............................…………….                         Date ..........................………………</w:t>
      </w:r>
    </w:p>
    <w:p w14:paraId="79721736" w14:textId="77777777" w:rsidR="00482638" w:rsidRDefault="00482638" w:rsidP="00482638">
      <w:pPr>
        <w:spacing w:line="480" w:lineRule="auto"/>
      </w:pPr>
      <w:r>
        <w:t>Dr. Jane Aduda</w:t>
      </w:r>
    </w:p>
    <w:p w14:paraId="28F17572" w14:textId="77777777" w:rsidR="00482638" w:rsidRDefault="00482638" w:rsidP="00482638">
      <w:pPr>
        <w:spacing w:line="480" w:lineRule="auto"/>
      </w:pPr>
      <w:r>
        <w:t>Department of Statistics and Actuarial Sciences</w:t>
      </w:r>
    </w:p>
    <w:p w14:paraId="52334F95" w14:textId="77777777" w:rsidR="00482638" w:rsidRDefault="00482638" w:rsidP="00482638">
      <w:pPr>
        <w:spacing w:line="480" w:lineRule="auto"/>
      </w:pPr>
      <w:r>
        <w:t>Jomo Kenyatta University of Agriculture and Technology</w:t>
      </w:r>
    </w:p>
    <w:p w14:paraId="1580F7AD" w14:textId="77777777" w:rsidR="00482638" w:rsidRDefault="00482638" w:rsidP="00482638">
      <w:pPr>
        <w:spacing w:line="480" w:lineRule="auto"/>
      </w:pPr>
    </w:p>
    <w:p w14:paraId="0FAA5495" w14:textId="77777777" w:rsidR="00482638" w:rsidRDefault="00482638">
      <w:pPr>
        <w:spacing w:line="480" w:lineRule="auto"/>
      </w:pPr>
    </w:p>
    <w:p w14:paraId="147B9C77" w14:textId="77777777" w:rsidR="00816171" w:rsidRDefault="00816171">
      <w:pPr>
        <w:spacing w:line="480" w:lineRule="auto"/>
      </w:pPr>
    </w:p>
    <w:p w14:paraId="652E4DE1" w14:textId="77777777" w:rsidR="00816171" w:rsidRDefault="00816171">
      <w:pPr>
        <w:spacing w:line="480" w:lineRule="auto"/>
      </w:pPr>
    </w:p>
    <w:p w14:paraId="3C6EA9F9" w14:textId="77777777" w:rsidR="00816171" w:rsidRDefault="00816171">
      <w:pPr>
        <w:spacing w:line="480" w:lineRule="auto"/>
      </w:pPr>
    </w:p>
    <w:p w14:paraId="7C7B8B3F" w14:textId="77777777" w:rsidR="00816171" w:rsidRDefault="009B1DB5">
      <w:pPr>
        <w:spacing w:line="480" w:lineRule="auto"/>
      </w:pPr>
      <w:r>
        <w:br w:type="page"/>
      </w:r>
    </w:p>
    <w:p w14:paraId="2A99EF44" w14:textId="77777777" w:rsidR="00816171" w:rsidRDefault="009B1DB5">
      <w:pPr>
        <w:pStyle w:val="Heading1"/>
      </w:pPr>
      <w:bookmarkStart w:id="7" w:name="_Toc139099733"/>
      <w:r>
        <w:lastRenderedPageBreak/>
        <w:t>DEDICATION</w:t>
      </w:r>
      <w:bookmarkEnd w:id="7"/>
    </w:p>
    <w:p w14:paraId="6E7CD573" w14:textId="77777777" w:rsidR="00816171" w:rsidRDefault="009B1DB5">
      <w:pPr>
        <w:spacing w:line="480" w:lineRule="auto"/>
      </w:pPr>
      <w:r>
        <w:t xml:space="preserve">I dedicate my proposal to my family and friends. I am particularly grateful to my father whose moral support has been instrumental in my studies. My parents financial support and constant encouragement has been key to getting this far. My brothers Melchizedek Emmanuel Makuto, Hassan </w:t>
      </w:r>
      <w:proofErr w:type="spellStart"/>
      <w:r>
        <w:t>Chebkos</w:t>
      </w:r>
      <w:proofErr w:type="spellEnd"/>
      <w:r>
        <w:t xml:space="preserve">, and Felix Imani have also been encouraging me all the way. I remember visiting them and calling them to laugh my stress of during my studies. My Dad, Dr. Stephen </w:t>
      </w:r>
      <w:proofErr w:type="spellStart"/>
      <w:r>
        <w:t>Sikolia’s</w:t>
      </w:r>
      <w:proofErr w:type="spellEnd"/>
      <w:r>
        <w:t xml:space="preserve"> moral support and my friend Ken Macharia’s words of positive affirmation gave me the spirit to keep going. My church also played a crucial role in my studies because the church strengthening me spiritually and emotionally. Above all I thank God for giving keeping me healthy and giving me the knowledge to complete my studies. </w:t>
      </w:r>
    </w:p>
    <w:p w14:paraId="46157D23" w14:textId="77777777" w:rsidR="00816171" w:rsidRDefault="00816171">
      <w:pPr>
        <w:spacing w:line="480" w:lineRule="auto"/>
      </w:pPr>
    </w:p>
    <w:p w14:paraId="416E71F8" w14:textId="77777777" w:rsidR="00816171" w:rsidRDefault="00816171">
      <w:pPr>
        <w:spacing w:line="480" w:lineRule="auto"/>
      </w:pPr>
    </w:p>
    <w:p w14:paraId="45171128" w14:textId="77777777" w:rsidR="00816171" w:rsidRDefault="00816171">
      <w:pPr>
        <w:spacing w:line="480" w:lineRule="auto"/>
      </w:pPr>
    </w:p>
    <w:p w14:paraId="20FA121C" w14:textId="77777777" w:rsidR="00816171" w:rsidRDefault="00816171">
      <w:pPr>
        <w:spacing w:line="480" w:lineRule="auto"/>
      </w:pPr>
    </w:p>
    <w:p w14:paraId="34958933" w14:textId="77777777" w:rsidR="00816171" w:rsidRDefault="00816171">
      <w:pPr>
        <w:spacing w:line="480" w:lineRule="auto"/>
      </w:pPr>
    </w:p>
    <w:p w14:paraId="67BD38E0" w14:textId="77777777" w:rsidR="00816171" w:rsidRDefault="00816171">
      <w:pPr>
        <w:spacing w:line="480" w:lineRule="auto"/>
      </w:pPr>
    </w:p>
    <w:p w14:paraId="613BD0ED" w14:textId="77777777" w:rsidR="00816171" w:rsidRDefault="00816171">
      <w:pPr>
        <w:spacing w:line="480" w:lineRule="auto"/>
      </w:pPr>
    </w:p>
    <w:p w14:paraId="4ECAEEFC" w14:textId="77777777" w:rsidR="00816171" w:rsidRDefault="00816171">
      <w:pPr>
        <w:spacing w:line="480" w:lineRule="auto"/>
      </w:pPr>
    </w:p>
    <w:p w14:paraId="5A3F200C" w14:textId="77777777" w:rsidR="00816171" w:rsidRDefault="00816171">
      <w:pPr>
        <w:spacing w:line="480" w:lineRule="auto"/>
      </w:pPr>
    </w:p>
    <w:p w14:paraId="42BD58C8" w14:textId="77777777" w:rsidR="00816171" w:rsidRDefault="00816171">
      <w:pPr>
        <w:spacing w:line="480" w:lineRule="auto"/>
      </w:pPr>
    </w:p>
    <w:p w14:paraId="7503C420" w14:textId="77777777" w:rsidR="00816171" w:rsidRDefault="00816171">
      <w:pPr>
        <w:spacing w:line="480" w:lineRule="auto"/>
      </w:pPr>
    </w:p>
    <w:p w14:paraId="2C87E6CE" w14:textId="77777777" w:rsidR="00816171" w:rsidRDefault="00816171">
      <w:pPr>
        <w:spacing w:line="480" w:lineRule="auto"/>
      </w:pPr>
    </w:p>
    <w:p w14:paraId="74AE24F4" w14:textId="77777777" w:rsidR="00816171" w:rsidRDefault="00816171">
      <w:pPr>
        <w:spacing w:line="480" w:lineRule="auto"/>
      </w:pPr>
    </w:p>
    <w:p w14:paraId="57CCA6B7" w14:textId="77777777" w:rsidR="00816171" w:rsidRDefault="009B1DB5">
      <w:pPr>
        <w:spacing w:line="480" w:lineRule="auto"/>
      </w:pPr>
      <w:r>
        <w:br w:type="page"/>
      </w:r>
    </w:p>
    <w:p w14:paraId="6124A0E8" w14:textId="77777777" w:rsidR="00816171" w:rsidRDefault="009B1DB5">
      <w:pPr>
        <w:pStyle w:val="Heading1"/>
      </w:pPr>
      <w:bookmarkStart w:id="8" w:name="_Toc139099734"/>
      <w:r>
        <w:lastRenderedPageBreak/>
        <w:t>ACKNOWLEDGMENT</w:t>
      </w:r>
      <w:bookmarkEnd w:id="8"/>
    </w:p>
    <w:p w14:paraId="553DC9BC" w14:textId="77777777" w:rsidR="00816171" w:rsidRDefault="009B1DB5">
      <w:pPr>
        <w:spacing w:line="480" w:lineRule="auto"/>
      </w:pPr>
      <w:r>
        <w:t>Special rega</w:t>
      </w:r>
      <w:r w:rsidR="00405943">
        <w:t xml:space="preserve">rds to my supervisors </w:t>
      </w:r>
      <w:r>
        <w:t xml:space="preserve">Dr. Anthony Kibera </w:t>
      </w:r>
      <w:proofErr w:type="spellStart"/>
      <w:r>
        <w:t>Wanjoya</w:t>
      </w:r>
      <w:proofErr w:type="spellEnd"/>
      <w:r w:rsidR="00405943">
        <w:t xml:space="preserve"> </w:t>
      </w:r>
      <w:proofErr w:type="gramStart"/>
      <w:r w:rsidR="00405943">
        <w:t>and  …</w:t>
      </w:r>
      <w:proofErr w:type="gramEnd"/>
      <w:r w:rsidR="00405943">
        <w:t xml:space="preserve">…… </w:t>
      </w:r>
      <w:r>
        <w:t xml:space="preserve"> for believing in me. Their continuous support, insightful comments, and immense knowledge have played a crucial role in this work. Their demand for excellence drove me to give my best in this thesis. My friend Festus Were has also been instrumental because he kept on checking up on me and my work. Our social meetings with Festus gave me several ideas on possible research topics for this proposal. I would also like to thank members of the department of statistics and actuarial sciences from the Jomo Kenyatta University of Agriculture and Technology for their support in my studies.</w:t>
      </w:r>
    </w:p>
    <w:p w14:paraId="3E7108E3" w14:textId="77777777" w:rsidR="00816171" w:rsidRDefault="00816171">
      <w:pPr>
        <w:spacing w:line="480" w:lineRule="auto"/>
      </w:pPr>
    </w:p>
    <w:p w14:paraId="116ED345" w14:textId="77777777" w:rsidR="00816171" w:rsidRDefault="00816171">
      <w:pPr>
        <w:spacing w:line="480" w:lineRule="auto"/>
      </w:pPr>
    </w:p>
    <w:p w14:paraId="63ABB9A2" w14:textId="77777777" w:rsidR="00816171" w:rsidRDefault="00816171">
      <w:pPr>
        <w:spacing w:line="480" w:lineRule="auto"/>
      </w:pPr>
    </w:p>
    <w:p w14:paraId="4DFD6533" w14:textId="77777777" w:rsidR="00816171" w:rsidRDefault="00816171">
      <w:pPr>
        <w:spacing w:line="480" w:lineRule="auto"/>
      </w:pPr>
    </w:p>
    <w:p w14:paraId="0D203E35" w14:textId="77777777" w:rsidR="00816171" w:rsidRDefault="00816171">
      <w:pPr>
        <w:spacing w:line="480" w:lineRule="auto"/>
      </w:pPr>
    </w:p>
    <w:p w14:paraId="28FF2137" w14:textId="77777777" w:rsidR="00816171" w:rsidRDefault="00816171">
      <w:pPr>
        <w:spacing w:line="480" w:lineRule="auto"/>
      </w:pPr>
    </w:p>
    <w:p w14:paraId="5EAA0A07" w14:textId="77777777" w:rsidR="00816171" w:rsidRDefault="009B1DB5">
      <w:pPr>
        <w:spacing w:line="480" w:lineRule="auto"/>
      </w:pPr>
      <w:r>
        <w:br w:type="page"/>
      </w:r>
    </w:p>
    <w:p w14:paraId="3C4FA096" w14:textId="77777777" w:rsidR="00816171" w:rsidRDefault="009B1DB5">
      <w:pPr>
        <w:pStyle w:val="Heading1"/>
      </w:pPr>
      <w:bookmarkStart w:id="9" w:name="_Toc139099735"/>
      <w:r>
        <w:lastRenderedPageBreak/>
        <w:t>ABSTRACT</w:t>
      </w:r>
      <w:bookmarkEnd w:id="9"/>
    </w:p>
    <w:p w14:paraId="55D05F80" w14:textId="77777777" w:rsidR="00816171" w:rsidRDefault="00816171">
      <w:pPr>
        <w:spacing w:line="480" w:lineRule="auto"/>
      </w:pPr>
    </w:p>
    <w:p w14:paraId="35EC9681" w14:textId="77777777" w:rsidR="00816171" w:rsidRDefault="00816171">
      <w:pPr>
        <w:spacing w:line="480" w:lineRule="auto"/>
      </w:pPr>
    </w:p>
    <w:p w14:paraId="5056A702" w14:textId="77777777" w:rsidR="00816171" w:rsidRDefault="00816171">
      <w:pPr>
        <w:spacing w:line="480" w:lineRule="auto"/>
      </w:pPr>
    </w:p>
    <w:p w14:paraId="2751D0E5" w14:textId="77777777" w:rsidR="00816171" w:rsidRDefault="00816171">
      <w:pPr>
        <w:spacing w:line="480" w:lineRule="auto"/>
      </w:pPr>
    </w:p>
    <w:p w14:paraId="08C79A84" w14:textId="77777777" w:rsidR="00816171" w:rsidRDefault="00816171">
      <w:pPr>
        <w:spacing w:line="480" w:lineRule="auto"/>
      </w:pPr>
    </w:p>
    <w:p w14:paraId="6C7F6BB4" w14:textId="77777777" w:rsidR="00816171" w:rsidRDefault="00816171">
      <w:pPr>
        <w:spacing w:line="480" w:lineRule="auto"/>
      </w:pPr>
    </w:p>
    <w:p w14:paraId="6F53C99B" w14:textId="77777777" w:rsidR="00816171" w:rsidRDefault="00816171">
      <w:pPr>
        <w:spacing w:line="480" w:lineRule="auto"/>
      </w:pPr>
    </w:p>
    <w:p w14:paraId="7C6A2AD4" w14:textId="77777777" w:rsidR="00816171" w:rsidRDefault="00816171"/>
    <w:p w14:paraId="0FF9FA09" w14:textId="77777777" w:rsidR="00816171" w:rsidRDefault="009B1DB5">
      <w:pPr>
        <w:keepNext/>
        <w:keepLines/>
        <w:pBdr>
          <w:top w:val="nil"/>
          <w:left w:val="nil"/>
          <w:bottom w:val="nil"/>
          <w:right w:val="nil"/>
          <w:between w:val="nil"/>
        </w:pBdr>
        <w:spacing w:before="240" w:line="259" w:lineRule="auto"/>
        <w:jc w:val="center"/>
        <w:rPr>
          <w:rFonts w:eastAsia="Liberation Serif" w:cs="Liberation Serif"/>
          <w:b/>
          <w:color w:val="000000"/>
          <w:sz w:val="32"/>
          <w:szCs w:val="32"/>
        </w:rPr>
      </w:pPr>
      <w:r>
        <w:br w:type="page"/>
      </w:r>
      <w:r>
        <w:rPr>
          <w:rFonts w:eastAsia="Liberation Serif" w:cs="Liberation Serif"/>
          <w:b/>
          <w:color w:val="000000"/>
          <w:sz w:val="32"/>
          <w:szCs w:val="32"/>
        </w:rPr>
        <w:lastRenderedPageBreak/>
        <w:t>Table of Contents</w:t>
      </w:r>
    </w:p>
    <w:sdt>
      <w:sdtPr>
        <w:rPr>
          <w:rFonts w:cs="Lohit Devanagari"/>
          <w:szCs w:val="24"/>
        </w:rPr>
        <w:id w:val="-1179963815"/>
        <w:docPartObj>
          <w:docPartGallery w:val="Table of Contents"/>
          <w:docPartUnique/>
        </w:docPartObj>
      </w:sdtPr>
      <w:sdtContent>
        <w:p w14:paraId="03F9D7DB" w14:textId="77777777" w:rsidR="00061AC7" w:rsidRDefault="009B1DB5">
          <w:pPr>
            <w:pStyle w:val="TOC1"/>
            <w:tabs>
              <w:tab w:val="right" w:pos="9628"/>
            </w:tabs>
            <w:rPr>
              <w:rFonts w:asciiTheme="minorHAnsi" w:eastAsiaTheme="minorEastAsia" w:hAnsiTheme="minorHAnsi" w:cstheme="minorBidi"/>
              <w:noProof/>
              <w:kern w:val="0"/>
              <w:sz w:val="22"/>
              <w:szCs w:val="22"/>
              <w:lang w:eastAsia="en-US" w:bidi="ar-SA"/>
            </w:rPr>
          </w:pPr>
          <w:r>
            <w:fldChar w:fldCharType="begin"/>
          </w:r>
          <w:r>
            <w:instrText xml:space="preserve"> TOC \h \u \z \t "Heading 1,1,Heading 2,2,Heading 3,3,"</w:instrText>
          </w:r>
          <w:r>
            <w:fldChar w:fldCharType="separate"/>
          </w:r>
          <w:hyperlink w:anchor="_Toc139099732" w:history="1">
            <w:r w:rsidR="00061AC7" w:rsidRPr="00412750">
              <w:rPr>
                <w:rStyle w:val="Hyperlink"/>
                <w:noProof/>
              </w:rPr>
              <w:t>DECLARATION</w:t>
            </w:r>
            <w:r w:rsidR="00061AC7">
              <w:rPr>
                <w:noProof/>
                <w:webHidden/>
              </w:rPr>
              <w:tab/>
            </w:r>
            <w:r w:rsidR="00061AC7">
              <w:rPr>
                <w:noProof/>
                <w:webHidden/>
              </w:rPr>
              <w:fldChar w:fldCharType="begin"/>
            </w:r>
            <w:r w:rsidR="00061AC7">
              <w:rPr>
                <w:noProof/>
                <w:webHidden/>
              </w:rPr>
              <w:instrText xml:space="preserve"> PAGEREF _Toc139099732 \h </w:instrText>
            </w:r>
            <w:r w:rsidR="00061AC7">
              <w:rPr>
                <w:noProof/>
                <w:webHidden/>
              </w:rPr>
            </w:r>
            <w:r w:rsidR="00061AC7">
              <w:rPr>
                <w:noProof/>
                <w:webHidden/>
              </w:rPr>
              <w:fldChar w:fldCharType="separate"/>
            </w:r>
            <w:r w:rsidR="00DA3BCF">
              <w:rPr>
                <w:noProof/>
                <w:webHidden/>
              </w:rPr>
              <w:t>2</w:t>
            </w:r>
            <w:r w:rsidR="00061AC7">
              <w:rPr>
                <w:noProof/>
                <w:webHidden/>
              </w:rPr>
              <w:fldChar w:fldCharType="end"/>
            </w:r>
          </w:hyperlink>
        </w:p>
        <w:p w14:paraId="22DAA2F5"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33" w:history="1">
            <w:r w:rsidR="00061AC7" w:rsidRPr="00412750">
              <w:rPr>
                <w:rStyle w:val="Hyperlink"/>
                <w:noProof/>
              </w:rPr>
              <w:t>DEDICATION</w:t>
            </w:r>
            <w:r w:rsidR="00061AC7">
              <w:rPr>
                <w:noProof/>
                <w:webHidden/>
              </w:rPr>
              <w:tab/>
            </w:r>
            <w:r w:rsidR="00061AC7">
              <w:rPr>
                <w:noProof/>
                <w:webHidden/>
              </w:rPr>
              <w:fldChar w:fldCharType="begin"/>
            </w:r>
            <w:r w:rsidR="00061AC7">
              <w:rPr>
                <w:noProof/>
                <w:webHidden/>
              </w:rPr>
              <w:instrText xml:space="preserve"> PAGEREF _Toc139099733 \h </w:instrText>
            </w:r>
            <w:r w:rsidR="00061AC7">
              <w:rPr>
                <w:noProof/>
                <w:webHidden/>
              </w:rPr>
            </w:r>
            <w:r w:rsidR="00061AC7">
              <w:rPr>
                <w:noProof/>
                <w:webHidden/>
              </w:rPr>
              <w:fldChar w:fldCharType="separate"/>
            </w:r>
            <w:r w:rsidR="00DA3BCF">
              <w:rPr>
                <w:noProof/>
                <w:webHidden/>
              </w:rPr>
              <w:t>3</w:t>
            </w:r>
            <w:r w:rsidR="00061AC7">
              <w:rPr>
                <w:noProof/>
                <w:webHidden/>
              </w:rPr>
              <w:fldChar w:fldCharType="end"/>
            </w:r>
          </w:hyperlink>
        </w:p>
        <w:p w14:paraId="38AA65E6"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34" w:history="1">
            <w:r w:rsidR="00061AC7" w:rsidRPr="00412750">
              <w:rPr>
                <w:rStyle w:val="Hyperlink"/>
                <w:noProof/>
              </w:rPr>
              <w:t>ACKNOWLEDGMENT</w:t>
            </w:r>
            <w:r w:rsidR="00061AC7">
              <w:rPr>
                <w:noProof/>
                <w:webHidden/>
              </w:rPr>
              <w:tab/>
            </w:r>
            <w:r w:rsidR="00061AC7">
              <w:rPr>
                <w:noProof/>
                <w:webHidden/>
              </w:rPr>
              <w:fldChar w:fldCharType="begin"/>
            </w:r>
            <w:r w:rsidR="00061AC7">
              <w:rPr>
                <w:noProof/>
                <w:webHidden/>
              </w:rPr>
              <w:instrText xml:space="preserve"> PAGEREF _Toc139099734 \h </w:instrText>
            </w:r>
            <w:r w:rsidR="00061AC7">
              <w:rPr>
                <w:noProof/>
                <w:webHidden/>
              </w:rPr>
            </w:r>
            <w:r w:rsidR="00061AC7">
              <w:rPr>
                <w:noProof/>
                <w:webHidden/>
              </w:rPr>
              <w:fldChar w:fldCharType="separate"/>
            </w:r>
            <w:r w:rsidR="00DA3BCF">
              <w:rPr>
                <w:noProof/>
                <w:webHidden/>
              </w:rPr>
              <w:t>4</w:t>
            </w:r>
            <w:r w:rsidR="00061AC7">
              <w:rPr>
                <w:noProof/>
                <w:webHidden/>
              </w:rPr>
              <w:fldChar w:fldCharType="end"/>
            </w:r>
          </w:hyperlink>
        </w:p>
        <w:p w14:paraId="7C13FAAC"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35" w:history="1">
            <w:r w:rsidR="00061AC7" w:rsidRPr="00412750">
              <w:rPr>
                <w:rStyle w:val="Hyperlink"/>
                <w:noProof/>
              </w:rPr>
              <w:t>ABSTRACT</w:t>
            </w:r>
            <w:r w:rsidR="00061AC7">
              <w:rPr>
                <w:noProof/>
                <w:webHidden/>
              </w:rPr>
              <w:tab/>
            </w:r>
            <w:r w:rsidR="00061AC7">
              <w:rPr>
                <w:noProof/>
                <w:webHidden/>
              </w:rPr>
              <w:fldChar w:fldCharType="begin"/>
            </w:r>
            <w:r w:rsidR="00061AC7">
              <w:rPr>
                <w:noProof/>
                <w:webHidden/>
              </w:rPr>
              <w:instrText xml:space="preserve"> PAGEREF _Toc139099735 \h </w:instrText>
            </w:r>
            <w:r w:rsidR="00061AC7">
              <w:rPr>
                <w:noProof/>
                <w:webHidden/>
              </w:rPr>
            </w:r>
            <w:r w:rsidR="00061AC7">
              <w:rPr>
                <w:noProof/>
                <w:webHidden/>
              </w:rPr>
              <w:fldChar w:fldCharType="separate"/>
            </w:r>
            <w:r w:rsidR="00DA3BCF">
              <w:rPr>
                <w:noProof/>
                <w:webHidden/>
              </w:rPr>
              <w:t>5</w:t>
            </w:r>
            <w:r w:rsidR="00061AC7">
              <w:rPr>
                <w:noProof/>
                <w:webHidden/>
              </w:rPr>
              <w:fldChar w:fldCharType="end"/>
            </w:r>
          </w:hyperlink>
        </w:p>
        <w:p w14:paraId="25849BB0"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36" w:history="1">
            <w:r w:rsidR="00061AC7" w:rsidRPr="00412750">
              <w:rPr>
                <w:rStyle w:val="Hyperlink"/>
                <w:noProof/>
              </w:rPr>
              <w:t>List of Tables</w:t>
            </w:r>
            <w:r w:rsidR="00061AC7">
              <w:rPr>
                <w:noProof/>
                <w:webHidden/>
              </w:rPr>
              <w:tab/>
            </w:r>
            <w:r w:rsidR="00061AC7">
              <w:rPr>
                <w:noProof/>
                <w:webHidden/>
              </w:rPr>
              <w:fldChar w:fldCharType="begin"/>
            </w:r>
            <w:r w:rsidR="00061AC7">
              <w:rPr>
                <w:noProof/>
                <w:webHidden/>
              </w:rPr>
              <w:instrText xml:space="preserve"> PAGEREF _Toc139099736 \h </w:instrText>
            </w:r>
            <w:r w:rsidR="00061AC7">
              <w:rPr>
                <w:noProof/>
                <w:webHidden/>
              </w:rPr>
            </w:r>
            <w:r w:rsidR="00061AC7">
              <w:rPr>
                <w:noProof/>
                <w:webHidden/>
              </w:rPr>
              <w:fldChar w:fldCharType="separate"/>
            </w:r>
            <w:r w:rsidR="00DA3BCF">
              <w:rPr>
                <w:noProof/>
                <w:webHidden/>
              </w:rPr>
              <w:t>7</w:t>
            </w:r>
            <w:r w:rsidR="00061AC7">
              <w:rPr>
                <w:noProof/>
                <w:webHidden/>
              </w:rPr>
              <w:fldChar w:fldCharType="end"/>
            </w:r>
          </w:hyperlink>
        </w:p>
        <w:p w14:paraId="6B556482"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37" w:history="1">
            <w:r w:rsidR="00061AC7" w:rsidRPr="00412750">
              <w:rPr>
                <w:rStyle w:val="Hyperlink"/>
                <w:noProof/>
              </w:rPr>
              <w:t>List of Figures</w:t>
            </w:r>
            <w:r w:rsidR="00061AC7">
              <w:rPr>
                <w:noProof/>
                <w:webHidden/>
              </w:rPr>
              <w:tab/>
            </w:r>
            <w:r w:rsidR="00061AC7">
              <w:rPr>
                <w:noProof/>
                <w:webHidden/>
              </w:rPr>
              <w:fldChar w:fldCharType="begin"/>
            </w:r>
            <w:r w:rsidR="00061AC7">
              <w:rPr>
                <w:noProof/>
                <w:webHidden/>
              </w:rPr>
              <w:instrText xml:space="preserve"> PAGEREF _Toc139099737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14:paraId="45FDCA8F"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38" w:history="1">
            <w:r w:rsidR="00061AC7" w:rsidRPr="00412750">
              <w:rPr>
                <w:rStyle w:val="Hyperlink"/>
                <w:noProof/>
              </w:rPr>
              <w:t>Chapter One</w:t>
            </w:r>
            <w:r w:rsidR="00061AC7">
              <w:rPr>
                <w:noProof/>
                <w:webHidden/>
              </w:rPr>
              <w:tab/>
            </w:r>
            <w:r w:rsidR="00061AC7">
              <w:rPr>
                <w:noProof/>
                <w:webHidden/>
              </w:rPr>
              <w:fldChar w:fldCharType="begin"/>
            </w:r>
            <w:r w:rsidR="00061AC7">
              <w:rPr>
                <w:noProof/>
                <w:webHidden/>
              </w:rPr>
              <w:instrText xml:space="preserve"> PAGEREF _Toc139099738 \h </w:instrText>
            </w:r>
            <w:r w:rsidR="00061AC7">
              <w:rPr>
                <w:noProof/>
                <w:webHidden/>
              </w:rPr>
            </w:r>
            <w:r w:rsidR="00061AC7">
              <w:rPr>
                <w:noProof/>
                <w:webHidden/>
              </w:rPr>
              <w:fldChar w:fldCharType="separate"/>
            </w:r>
            <w:r w:rsidR="00DA3BCF">
              <w:rPr>
                <w:noProof/>
                <w:webHidden/>
              </w:rPr>
              <w:t>1</w:t>
            </w:r>
            <w:r w:rsidR="00061AC7">
              <w:rPr>
                <w:noProof/>
                <w:webHidden/>
              </w:rPr>
              <w:fldChar w:fldCharType="end"/>
            </w:r>
          </w:hyperlink>
        </w:p>
        <w:p w14:paraId="3450A931"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39" w:history="1">
            <w:r w:rsidR="00061AC7" w:rsidRPr="00412750">
              <w:rPr>
                <w:rStyle w:val="Hyperlink"/>
                <w:noProof/>
              </w:rPr>
              <w:t>Introduction</w:t>
            </w:r>
            <w:r w:rsidR="00061AC7">
              <w:rPr>
                <w:noProof/>
                <w:webHidden/>
              </w:rPr>
              <w:tab/>
            </w:r>
            <w:r w:rsidR="00061AC7">
              <w:rPr>
                <w:noProof/>
                <w:webHidden/>
              </w:rPr>
              <w:fldChar w:fldCharType="begin"/>
            </w:r>
            <w:r w:rsidR="00061AC7">
              <w:rPr>
                <w:noProof/>
                <w:webHidden/>
              </w:rPr>
              <w:instrText xml:space="preserve"> PAGEREF _Toc139099739 \h </w:instrText>
            </w:r>
            <w:r w:rsidR="00061AC7">
              <w:rPr>
                <w:noProof/>
                <w:webHidden/>
              </w:rPr>
            </w:r>
            <w:r w:rsidR="00061AC7">
              <w:rPr>
                <w:noProof/>
                <w:webHidden/>
              </w:rPr>
              <w:fldChar w:fldCharType="separate"/>
            </w:r>
            <w:r w:rsidR="00DA3BCF">
              <w:rPr>
                <w:noProof/>
                <w:webHidden/>
              </w:rPr>
              <w:t>1</w:t>
            </w:r>
            <w:r w:rsidR="00061AC7">
              <w:rPr>
                <w:noProof/>
                <w:webHidden/>
              </w:rPr>
              <w:fldChar w:fldCharType="end"/>
            </w:r>
          </w:hyperlink>
        </w:p>
        <w:p w14:paraId="15777D18"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40" w:history="1">
            <w:r w:rsidR="00061AC7" w:rsidRPr="00412750">
              <w:rPr>
                <w:rStyle w:val="Hyperlink"/>
                <w:noProof/>
              </w:rPr>
              <w:t>1.1 Background of Study</w:t>
            </w:r>
            <w:r w:rsidR="00061AC7">
              <w:rPr>
                <w:noProof/>
                <w:webHidden/>
              </w:rPr>
              <w:tab/>
            </w:r>
            <w:r w:rsidR="00061AC7">
              <w:rPr>
                <w:noProof/>
                <w:webHidden/>
              </w:rPr>
              <w:fldChar w:fldCharType="begin"/>
            </w:r>
            <w:r w:rsidR="00061AC7">
              <w:rPr>
                <w:noProof/>
                <w:webHidden/>
              </w:rPr>
              <w:instrText xml:space="preserve"> PAGEREF _Toc139099740 \h </w:instrText>
            </w:r>
            <w:r w:rsidR="00061AC7">
              <w:rPr>
                <w:noProof/>
                <w:webHidden/>
              </w:rPr>
            </w:r>
            <w:r w:rsidR="00061AC7">
              <w:rPr>
                <w:noProof/>
                <w:webHidden/>
              </w:rPr>
              <w:fldChar w:fldCharType="separate"/>
            </w:r>
            <w:r w:rsidR="00DA3BCF">
              <w:rPr>
                <w:noProof/>
                <w:webHidden/>
              </w:rPr>
              <w:t>1</w:t>
            </w:r>
            <w:r w:rsidR="00061AC7">
              <w:rPr>
                <w:noProof/>
                <w:webHidden/>
              </w:rPr>
              <w:fldChar w:fldCharType="end"/>
            </w:r>
          </w:hyperlink>
        </w:p>
        <w:p w14:paraId="2406AF5A"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41" w:history="1">
            <w:r w:rsidR="00061AC7" w:rsidRPr="00412750">
              <w:rPr>
                <w:rStyle w:val="Hyperlink"/>
                <w:noProof/>
              </w:rPr>
              <w:t>1.2 Problem Statement</w:t>
            </w:r>
            <w:r w:rsidR="00061AC7">
              <w:rPr>
                <w:noProof/>
                <w:webHidden/>
              </w:rPr>
              <w:tab/>
            </w:r>
            <w:r w:rsidR="00061AC7">
              <w:rPr>
                <w:noProof/>
                <w:webHidden/>
              </w:rPr>
              <w:fldChar w:fldCharType="begin"/>
            </w:r>
            <w:r w:rsidR="00061AC7">
              <w:rPr>
                <w:noProof/>
                <w:webHidden/>
              </w:rPr>
              <w:instrText xml:space="preserve"> PAGEREF _Toc139099741 \h </w:instrText>
            </w:r>
            <w:r w:rsidR="00061AC7">
              <w:rPr>
                <w:noProof/>
                <w:webHidden/>
              </w:rPr>
            </w:r>
            <w:r w:rsidR="00061AC7">
              <w:rPr>
                <w:noProof/>
                <w:webHidden/>
              </w:rPr>
              <w:fldChar w:fldCharType="separate"/>
            </w:r>
            <w:r w:rsidR="00DA3BCF">
              <w:rPr>
                <w:noProof/>
                <w:webHidden/>
              </w:rPr>
              <w:t>3</w:t>
            </w:r>
            <w:r w:rsidR="00061AC7">
              <w:rPr>
                <w:noProof/>
                <w:webHidden/>
              </w:rPr>
              <w:fldChar w:fldCharType="end"/>
            </w:r>
          </w:hyperlink>
        </w:p>
        <w:p w14:paraId="2F81DAED"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42" w:history="1">
            <w:r w:rsidR="00061AC7" w:rsidRPr="00412750">
              <w:rPr>
                <w:rStyle w:val="Hyperlink"/>
                <w:noProof/>
              </w:rPr>
              <w:t>1.3 Justification of the study</w:t>
            </w:r>
            <w:r w:rsidR="00061AC7">
              <w:rPr>
                <w:noProof/>
                <w:webHidden/>
              </w:rPr>
              <w:tab/>
            </w:r>
            <w:r w:rsidR="00061AC7">
              <w:rPr>
                <w:noProof/>
                <w:webHidden/>
              </w:rPr>
              <w:fldChar w:fldCharType="begin"/>
            </w:r>
            <w:r w:rsidR="00061AC7">
              <w:rPr>
                <w:noProof/>
                <w:webHidden/>
              </w:rPr>
              <w:instrText xml:space="preserve"> PAGEREF _Toc139099742 \h </w:instrText>
            </w:r>
            <w:r w:rsidR="00061AC7">
              <w:rPr>
                <w:noProof/>
                <w:webHidden/>
              </w:rPr>
            </w:r>
            <w:r w:rsidR="00061AC7">
              <w:rPr>
                <w:noProof/>
                <w:webHidden/>
              </w:rPr>
              <w:fldChar w:fldCharType="separate"/>
            </w:r>
            <w:r w:rsidR="00DA3BCF">
              <w:rPr>
                <w:noProof/>
                <w:webHidden/>
              </w:rPr>
              <w:t>4</w:t>
            </w:r>
            <w:r w:rsidR="00061AC7">
              <w:rPr>
                <w:noProof/>
                <w:webHidden/>
              </w:rPr>
              <w:fldChar w:fldCharType="end"/>
            </w:r>
          </w:hyperlink>
        </w:p>
        <w:p w14:paraId="23B877A9"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43" w:history="1">
            <w:r w:rsidR="00061AC7" w:rsidRPr="00412750">
              <w:rPr>
                <w:rStyle w:val="Hyperlink"/>
                <w:noProof/>
              </w:rPr>
              <w:t>1.4 OBJECTIVES OF THE STUDY</w:t>
            </w:r>
            <w:r w:rsidR="00061AC7">
              <w:rPr>
                <w:noProof/>
                <w:webHidden/>
              </w:rPr>
              <w:tab/>
            </w:r>
            <w:r w:rsidR="00061AC7">
              <w:rPr>
                <w:noProof/>
                <w:webHidden/>
              </w:rPr>
              <w:fldChar w:fldCharType="begin"/>
            </w:r>
            <w:r w:rsidR="00061AC7">
              <w:rPr>
                <w:noProof/>
                <w:webHidden/>
              </w:rPr>
              <w:instrText xml:space="preserve"> PAGEREF _Toc139099743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14:paraId="76D365C2" w14:textId="77777777" w:rsidR="00061AC7" w:rsidRDefault="00000000">
          <w:pPr>
            <w:pStyle w:val="TOC3"/>
            <w:tabs>
              <w:tab w:val="right" w:pos="9628"/>
            </w:tabs>
            <w:rPr>
              <w:rFonts w:asciiTheme="minorHAnsi" w:eastAsiaTheme="minorEastAsia" w:hAnsiTheme="minorHAnsi" w:cstheme="minorBidi"/>
              <w:noProof/>
              <w:kern w:val="0"/>
              <w:sz w:val="22"/>
              <w:szCs w:val="22"/>
              <w:lang w:eastAsia="en-US" w:bidi="ar-SA"/>
            </w:rPr>
          </w:pPr>
          <w:hyperlink w:anchor="_Toc139099744" w:history="1">
            <w:r w:rsidR="00061AC7" w:rsidRPr="00412750">
              <w:rPr>
                <w:rStyle w:val="Hyperlink"/>
                <w:noProof/>
              </w:rPr>
              <w:t>1.4.1 General Objective</w:t>
            </w:r>
            <w:r w:rsidR="00061AC7">
              <w:rPr>
                <w:noProof/>
                <w:webHidden/>
              </w:rPr>
              <w:tab/>
            </w:r>
            <w:r w:rsidR="00061AC7">
              <w:rPr>
                <w:noProof/>
                <w:webHidden/>
              </w:rPr>
              <w:fldChar w:fldCharType="begin"/>
            </w:r>
            <w:r w:rsidR="00061AC7">
              <w:rPr>
                <w:noProof/>
                <w:webHidden/>
              </w:rPr>
              <w:instrText xml:space="preserve"> PAGEREF _Toc139099744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14:paraId="26F3BBBD" w14:textId="77777777" w:rsidR="00061AC7" w:rsidRDefault="00000000">
          <w:pPr>
            <w:pStyle w:val="TOC3"/>
            <w:tabs>
              <w:tab w:val="right" w:pos="9628"/>
            </w:tabs>
            <w:rPr>
              <w:rFonts w:asciiTheme="minorHAnsi" w:eastAsiaTheme="minorEastAsia" w:hAnsiTheme="minorHAnsi" w:cstheme="minorBidi"/>
              <w:noProof/>
              <w:kern w:val="0"/>
              <w:sz w:val="22"/>
              <w:szCs w:val="22"/>
              <w:lang w:eastAsia="en-US" w:bidi="ar-SA"/>
            </w:rPr>
          </w:pPr>
          <w:hyperlink w:anchor="_Toc139099745" w:history="1">
            <w:r w:rsidR="00061AC7" w:rsidRPr="00412750">
              <w:rPr>
                <w:rStyle w:val="Hyperlink"/>
                <w:noProof/>
              </w:rPr>
              <w:t>1.4.2 Specific Objectives</w:t>
            </w:r>
            <w:r w:rsidR="00061AC7">
              <w:rPr>
                <w:noProof/>
                <w:webHidden/>
              </w:rPr>
              <w:tab/>
            </w:r>
            <w:r w:rsidR="00061AC7">
              <w:rPr>
                <w:noProof/>
                <w:webHidden/>
              </w:rPr>
              <w:fldChar w:fldCharType="begin"/>
            </w:r>
            <w:r w:rsidR="00061AC7">
              <w:rPr>
                <w:noProof/>
                <w:webHidden/>
              </w:rPr>
              <w:instrText xml:space="preserve"> PAGEREF _Toc139099745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14:paraId="6F7609AA"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46" w:history="1">
            <w:r w:rsidR="00061AC7" w:rsidRPr="00412750">
              <w:rPr>
                <w:rStyle w:val="Hyperlink"/>
                <w:noProof/>
              </w:rPr>
              <w:t>1.5 Significance of the Study</w:t>
            </w:r>
            <w:r w:rsidR="00061AC7">
              <w:rPr>
                <w:noProof/>
                <w:webHidden/>
              </w:rPr>
              <w:tab/>
            </w:r>
            <w:r w:rsidR="00061AC7">
              <w:rPr>
                <w:noProof/>
                <w:webHidden/>
              </w:rPr>
              <w:fldChar w:fldCharType="begin"/>
            </w:r>
            <w:r w:rsidR="00061AC7">
              <w:rPr>
                <w:noProof/>
                <w:webHidden/>
              </w:rPr>
              <w:instrText xml:space="preserve"> PAGEREF _Toc139099746 \h </w:instrText>
            </w:r>
            <w:r w:rsidR="00061AC7">
              <w:rPr>
                <w:noProof/>
                <w:webHidden/>
              </w:rPr>
            </w:r>
            <w:r w:rsidR="00061AC7">
              <w:rPr>
                <w:noProof/>
                <w:webHidden/>
              </w:rPr>
              <w:fldChar w:fldCharType="separate"/>
            </w:r>
            <w:r w:rsidR="00DA3BCF">
              <w:rPr>
                <w:noProof/>
                <w:webHidden/>
              </w:rPr>
              <w:t>6</w:t>
            </w:r>
            <w:r w:rsidR="00061AC7">
              <w:rPr>
                <w:noProof/>
                <w:webHidden/>
              </w:rPr>
              <w:fldChar w:fldCharType="end"/>
            </w:r>
          </w:hyperlink>
        </w:p>
        <w:p w14:paraId="1E5DADF4"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47" w:history="1">
            <w:r w:rsidR="00061AC7" w:rsidRPr="00412750">
              <w:rPr>
                <w:rStyle w:val="Hyperlink"/>
                <w:noProof/>
              </w:rPr>
              <w:t>Chapter Two</w:t>
            </w:r>
            <w:r w:rsidR="00061AC7">
              <w:rPr>
                <w:noProof/>
                <w:webHidden/>
              </w:rPr>
              <w:tab/>
            </w:r>
            <w:r w:rsidR="00061AC7">
              <w:rPr>
                <w:noProof/>
                <w:webHidden/>
              </w:rPr>
              <w:fldChar w:fldCharType="begin"/>
            </w:r>
            <w:r w:rsidR="00061AC7">
              <w:rPr>
                <w:noProof/>
                <w:webHidden/>
              </w:rPr>
              <w:instrText xml:space="preserve"> PAGEREF _Toc139099747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14:paraId="0AE73266"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48" w:history="1">
            <w:r w:rsidR="00061AC7" w:rsidRPr="00412750">
              <w:rPr>
                <w:rStyle w:val="Hyperlink"/>
                <w:noProof/>
              </w:rPr>
              <w:t>Literature Review</w:t>
            </w:r>
            <w:r w:rsidR="00061AC7">
              <w:rPr>
                <w:noProof/>
                <w:webHidden/>
              </w:rPr>
              <w:tab/>
            </w:r>
            <w:r w:rsidR="00061AC7">
              <w:rPr>
                <w:noProof/>
                <w:webHidden/>
              </w:rPr>
              <w:fldChar w:fldCharType="begin"/>
            </w:r>
            <w:r w:rsidR="00061AC7">
              <w:rPr>
                <w:noProof/>
                <w:webHidden/>
              </w:rPr>
              <w:instrText xml:space="preserve"> PAGEREF _Toc139099748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14:paraId="628534D7"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49" w:history="1">
            <w:r w:rsidR="00061AC7" w:rsidRPr="00412750">
              <w:rPr>
                <w:rStyle w:val="Hyperlink"/>
                <w:noProof/>
              </w:rPr>
              <w:t>2.1 Introduction</w:t>
            </w:r>
            <w:r w:rsidR="00061AC7">
              <w:rPr>
                <w:noProof/>
                <w:webHidden/>
              </w:rPr>
              <w:tab/>
            </w:r>
            <w:r w:rsidR="00061AC7">
              <w:rPr>
                <w:noProof/>
                <w:webHidden/>
              </w:rPr>
              <w:fldChar w:fldCharType="begin"/>
            </w:r>
            <w:r w:rsidR="00061AC7">
              <w:rPr>
                <w:noProof/>
                <w:webHidden/>
              </w:rPr>
              <w:instrText xml:space="preserve"> PAGEREF _Toc139099749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14:paraId="2B490861"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50" w:history="1">
            <w:r w:rsidR="00061AC7" w:rsidRPr="00412750">
              <w:rPr>
                <w:rStyle w:val="Hyperlink"/>
                <w:noProof/>
              </w:rPr>
              <w:t>2.2 Facial Recognition</w:t>
            </w:r>
            <w:r w:rsidR="00061AC7">
              <w:rPr>
                <w:noProof/>
                <w:webHidden/>
              </w:rPr>
              <w:tab/>
            </w:r>
            <w:r w:rsidR="00061AC7">
              <w:rPr>
                <w:noProof/>
                <w:webHidden/>
              </w:rPr>
              <w:fldChar w:fldCharType="begin"/>
            </w:r>
            <w:r w:rsidR="00061AC7">
              <w:rPr>
                <w:noProof/>
                <w:webHidden/>
              </w:rPr>
              <w:instrText xml:space="preserve"> PAGEREF _Toc139099750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14:paraId="2BD336C6" w14:textId="77777777" w:rsidR="00061AC7" w:rsidRDefault="00000000">
          <w:pPr>
            <w:pStyle w:val="TOC3"/>
            <w:tabs>
              <w:tab w:val="right" w:pos="9628"/>
            </w:tabs>
            <w:rPr>
              <w:rFonts w:asciiTheme="minorHAnsi" w:eastAsiaTheme="minorEastAsia" w:hAnsiTheme="minorHAnsi" w:cstheme="minorBidi"/>
              <w:noProof/>
              <w:kern w:val="0"/>
              <w:sz w:val="22"/>
              <w:szCs w:val="22"/>
              <w:lang w:eastAsia="en-US" w:bidi="ar-SA"/>
            </w:rPr>
          </w:pPr>
          <w:hyperlink w:anchor="_Toc139099751" w:history="1">
            <w:r w:rsidR="00061AC7" w:rsidRPr="00412750">
              <w:rPr>
                <w:rStyle w:val="Hyperlink"/>
                <w:noProof/>
              </w:rPr>
              <w:t>2.2.1 Face Detection</w:t>
            </w:r>
            <w:r w:rsidR="00061AC7">
              <w:rPr>
                <w:noProof/>
                <w:webHidden/>
              </w:rPr>
              <w:tab/>
            </w:r>
            <w:r w:rsidR="00061AC7">
              <w:rPr>
                <w:noProof/>
                <w:webHidden/>
              </w:rPr>
              <w:fldChar w:fldCharType="begin"/>
            </w:r>
            <w:r w:rsidR="00061AC7">
              <w:rPr>
                <w:noProof/>
                <w:webHidden/>
              </w:rPr>
              <w:instrText xml:space="preserve"> PAGEREF _Toc139099751 \h </w:instrText>
            </w:r>
            <w:r w:rsidR="00061AC7">
              <w:rPr>
                <w:noProof/>
                <w:webHidden/>
              </w:rPr>
            </w:r>
            <w:r w:rsidR="00061AC7">
              <w:rPr>
                <w:noProof/>
                <w:webHidden/>
              </w:rPr>
              <w:fldChar w:fldCharType="separate"/>
            </w:r>
            <w:r w:rsidR="00DA3BCF">
              <w:rPr>
                <w:noProof/>
                <w:webHidden/>
              </w:rPr>
              <w:t>8</w:t>
            </w:r>
            <w:r w:rsidR="00061AC7">
              <w:rPr>
                <w:noProof/>
                <w:webHidden/>
              </w:rPr>
              <w:fldChar w:fldCharType="end"/>
            </w:r>
          </w:hyperlink>
        </w:p>
        <w:p w14:paraId="60E912FC" w14:textId="77777777" w:rsidR="00061AC7" w:rsidRDefault="00000000">
          <w:pPr>
            <w:pStyle w:val="TOC3"/>
            <w:tabs>
              <w:tab w:val="right" w:pos="9628"/>
            </w:tabs>
            <w:rPr>
              <w:rFonts w:asciiTheme="minorHAnsi" w:eastAsiaTheme="minorEastAsia" w:hAnsiTheme="minorHAnsi" w:cstheme="minorBidi"/>
              <w:noProof/>
              <w:kern w:val="0"/>
              <w:sz w:val="22"/>
              <w:szCs w:val="22"/>
              <w:lang w:eastAsia="en-US" w:bidi="ar-SA"/>
            </w:rPr>
          </w:pPr>
          <w:hyperlink w:anchor="_Toc139099752" w:history="1">
            <w:r w:rsidR="00061AC7" w:rsidRPr="00412750">
              <w:rPr>
                <w:rStyle w:val="Hyperlink"/>
                <w:noProof/>
              </w:rPr>
              <w:t>2.2.3 Face Identification Approaches</w:t>
            </w:r>
            <w:r w:rsidR="00061AC7">
              <w:rPr>
                <w:noProof/>
                <w:webHidden/>
              </w:rPr>
              <w:tab/>
            </w:r>
            <w:r w:rsidR="00061AC7">
              <w:rPr>
                <w:noProof/>
                <w:webHidden/>
              </w:rPr>
              <w:fldChar w:fldCharType="begin"/>
            </w:r>
            <w:r w:rsidR="00061AC7">
              <w:rPr>
                <w:noProof/>
                <w:webHidden/>
              </w:rPr>
              <w:instrText xml:space="preserve"> PAGEREF _Toc139099752 \h </w:instrText>
            </w:r>
            <w:r w:rsidR="00061AC7">
              <w:rPr>
                <w:noProof/>
                <w:webHidden/>
              </w:rPr>
            </w:r>
            <w:r w:rsidR="00061AC7">
              <w:rPr>
                <w:noProof/>
                <w:webHidden/>
              </w:rPr>
              <w:fldChar w:fldCharType="separate"/>
            </w:r>
            <w:r w:rsidR="00DA3BCF">
              <w:rPr>
                <w:noProof/>
                <w:webHidden/>
              </w:rPr>
              <w:t>12</w:t>
            </w:r>
            <w:r w:rsidR="00061AC7">
              <w:rPr>
                <w:noProof/>
                <w:webHidden/>
              </w:rPr>
              <w:fldChar w:fldCharType="end"/>
            </w:r>
          </w:hyperlink>
        </w:p>
        <w:p w14:paraId="688A2B35"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53" w:history="1">
            <w:r w:rsidR="00061AC7" w:rsidRPr="00412750">
              <w:rPr>
                <w:rStyle w:val="Hyperlink"/>
                <w:noProof/>
              </w:rPr>
              <w:t>2.3 Artificial Neural Networks</w:t>
            </w:r>
            <w:r w:rsidR="00061AC7">
              <w:rPr>
                <w:noProof/>
                <w:webHidden/>
              </w:rPr>
              <w:tab/>
            </w:r>
            <w:r w:rsidR="00061AC7">
              <w:rPr>
                <w:noProof/>
                <w:webHidden/>
              </w:rPr>
              <w:fldChar w:fldCharType="begin"/>
            </w:r>
            <w:r w:rsidR="00061AC7">
              <w:rPr>
                <w:noProof/>
                <w:webHidden/>
              </w:rPr>
              <w:instrText xml:space="preserve"> PAGEREF _Toc139099753 \h </w:instrText>
            </w:r>
            <w:r w:rsidR="00061AC7">
              <w:rPr>
                <w:noProof/>
                <w:webHidden/>
              </w:rPr>
            </w:r>
            <w:r w:rsidR="00061AC7">
              <w:rPr>
                <w:noProof/>
                <w:webHidden/>
              </w:rPr>
              <w:fldChar w:fldCharType="separate"/>
            </w:r>
            <w:r w:rsidR="00DA3BCF">
              <w:rPr>
                <w:noProof/>
                <w:webHidden/>
              </w:rPr>
              <w:t>15</w:t>
            </w:r>
            <w:r w:rsidR="00061AC7">
              <w:rPr>
                <w:noProof/>
                <w:webHidden/>
              </w:rPr>
              <w:fldChar w:fldCharType="end"/>
            </w:r>
          </w:hyperlink>
        </w:p>
        <w:p w14:paraId="17A86C0B" w14:textId="77777777" w:rsidR="00061AC7" w:rsidRDefault="00000000">
          <w:pPr>
            <w:pStyle w:val="TOC2"/>
            <w:tabs>
              <w:tab w:val="right" w:pos="9628"/>
            </w:tabs>
            <w:rPr>
              <w:rFonts w:asciiTheme="minorHAnsi" w:eastAsiaTheme="minorEastAsia" w:hAnsiTheme="minorHAnsi" w:cstheme="minorBidi"/>
              <w:noProof/>
              <w:kern w:val="0"/>
              <w:sz w:val="22"/>
              <w:szCs w:val="22"/>
              <w:lang w:eastAsia="en-US" w:bidi="ar-SA"/>
            </w:rPr>
          </w:pPr>
          <w:hyperlink w:anchor="_Toc139099754" w:history="1">
            <w:r w:rsidR="00061AC7" w:rsidRPr="00412750">
              <w:rPr>
                <w:rStyle w:val="Hyperlink"/>
                <w:noProof/>
              </w:rPr>
              <w:t>2.3.1 Neural Network Architectures</w:t>
            </w:r>
            <w:r w:rsidR="00061AC7">
              <w:rPr>
                <w:noProof/>
                <w:webHidden/>
              </w:rPr>
              <w:tab/>
            </w:r>
            <w:r w:rsidR="00061AC7">
              <w:rPr>
                <w:noProof/>
                <w:webHidden/>
              </w:rPr>
              <w:fldChar w:fldCharType="begin"/>
            </w:r>
            <w:r w:rsidR="00061AC7">
              <w:rPr>
                <w:noProof/>
                <w:webHidden/>
              </w:rPr>
              <w:instrText xml:space="preserve"> PAGEREF _Toc139099754 \h </w:instrText>
            </w:r>
            <w:r w:rsidR="00061AC7">
              <w:rPr>
                <w:noProof/>
                <w:webHidden/>
              </w:rPr>
            </w:r>
            <w:r w:rsidR="00061AC7">
              <w:rPr>
                <w:noProof/>
                <w:webHidden/>
              </w:rPr>
              <w:fldChar w:fldCharType="separate"/>
            </w:r>
            <w:r w:rsidR="00DA3BCF">
              <w:rPr>
                <w:noProof/>
                <w:webHidden/>
              </w:rPr>
              <w:t>17</w:t>
            </w:r>
            <w:r w:rsidR="00061AC7">
              <w:rPr>
                <w:noProof/>
                <w:webHidden/>
              </w:rPr>
              <w:fldChar w:fldCharType="end"/>
            </w:r>
          </w:hyperlink>
        </w:p>
        <w:p w14:paraId="3345A907" w14:textId="77777777" w:rsidR="00061AC7" w:rsidRDefault="00000000">
          <w:pPr>
            <w:pStyle w:val="TOC3"/>
            <w:tabs>
              <w:tab w:val="right" w:pos="9628"/>
            </w:tabs>
            <w:rPr>
              <w:rFonts w:asciiTheme="minorHAnsi" w:eastAsiaTheme="minorEastAsia" w:hAnsiTheme="minorHAnsi" w:cstheme="minorBidi"/>
              <w:noProof/>
              <w:kern w:val="0"/>
              <w:sz w:val="22"/>
              <w:szCs w:val="22"/>
              <w:lang w:eastAsia="en-US" w:bidi="ar-SA"/>
            </w:rPr>
          </w:pPr>
          <w:hyperlink w:anchor="_Toc139099755" w:history="1">
            <w:r w:rsidR="00061AC7" w:rsidRPr="00412750">
              <w:rPr>
                <w:rStyle w:val="Hyperlink"/>
                <w:noProof/>
              </w:rPr>
              <w:t>2.3.1.0 Multiple Layer Neural Network</w:t>
            </w:r>
            <w:r w:rsidR="00061AC7">
              <w:rPr>
                <w:noProof/>
                <w:webHidden/>
              </w:rPr>
              <w:tab/>
            </w:r>
            <w:r w:rsidR="00061AC7">
              <w:rPr>
                <w:noProof/>
                <w:webHidden/>
              </w:rPr>
              <w:fldChar w:fldCharType="begin"/>
            </w:r>
            <w:r w:rsidR="00061AC7">
              <w:rPr>
                <w:noProof/>
                <w:webHidden/>
              </w:rPr>
              <w:instrText xml:space="preserve"> PAGEREF _Toc139099755 \h </w:instrText>
            </w:r>
            <w:r w:rsidR="00061AC7">
              <w:rPr>
                <w:noProof/>
                <w:webHidden/>
              </w:rPr>
            </w:r>
            <w:r w:rsidR="00061AC7">
              <w:rPr>
                <w:noProof/>
                <w:webHidden/>
              </w:rPr>
              <w:fldChar w:fldCharType="separate"/>
            </w:r>
            <w:r w:rsidR="00DA3BCF">
              <w:rPr>
                <w:noProof/>
                <w:webHidden/>
              </w:rPr>
              <w:t>18</w:t>
            </w:r>
            <w:r w:rsidR="00061AC7">
              <w:rPr>
                <w:noProof/>
                <w:webHidden/>
              </w:rPr>
              <w:fldChar w:fldCharType="end"/>
            </w:r>
          </w:hyperlink>
        </w:p>
        <w:p w14:paraId="127252E1" w14:textId="77777777" w:rsidR="00061AC7" w:rsidRDefault="00000000">
          <w:pPr>
            <w:pStyle w:val="TOC1"/>
            <w:tabs>
              <w:tab w:val="right" w:pos="9628"/>
            </w:tabs>
            <w:rPr>
              <w:rFonts w:asciiTheme="minorHAnsi" w:eastAsiaTheme="minorEastAsia" w:hAnsiTheme="minorHAnsi" w:cstheme="minorBidi"/>
              <w:noProof/>
              <w:kern w:val="0"/>
              <w:sz w:val="22"/>
              <w:szCs w:val="22"/>
              <w:lang w:eastAsia="en-US" w:bidi="ar-SA"/>
            </w:rPr>
          </w:pPr>
          <w:hyperlink w:anchor="_Toc139099756" w:history="1">
            <w:r w:rsidR="00061AC7" w:rsidRPr="00412750">
              <w:rPr>
                <w:rStyle w:val="Hyperlink"/>
                <w:noProof/>
              </w:rPr>
              <w:t>References</w:t>
            </w:r>
            <w:r w:rsidR="00061AC7">
              <w:rPr>
                <w:noProof/>
                <w:webHidden/>
              </w:rPr>
              <w:tab/>
            </w:r>
            <w:r w:rsidR="00061AC7">
              <w:rPr>
                <w:noProof/>
                <w:webHidden/>
              </w:rPr>
              <w:fldChar w:fldCharType="begin"/>
            </w:r>
            <w:r w:rsidR="00061AC7">
              <w:rPr>
                <w:noProof/>
                <w:webHidden/>
              </w:rPr>
              <w:instrText xml:space="preserve"> PAGEREF _Toc139099756 \h </w:instrText>
            </w:r>
            <w:r w:rsidR="00061AC7">
              <w:rPr>
                <w:noProof/>
                <w:webHidden/>
              </w:rPr>
            </w:r>
            <w:r w:rsidR="00061AC7">
              <w:rPr>
                <w:noProof/>
                <w:webHidden/>
              </w:rPr>
              <w:fldChar w:fldCharType="separate"/>
            </w:r>
            <w:r w:rsidR="00DA3BCF">
              <w:rPr>
                <w:noProof/>
                <w:webHidden/>
              </w:rPr>
              <w:t>25</w:t>
            </w:r>
            <w:r w:rsidR="00061AC7">
              <w:rPr>
                <w:noProof/>
                <w:webHidden/>
              </w:rPr>
              <w:fldChar w:fldCharType="end"/>
            </w:r>
          </w:hyperlink>
        </w:p>
        <w:p w14:paraId="46E23357" w14:textId="77777777" w:rsidR="00816171" w:rsidRDefault="009B1DB5">
          <w:r>
            <w:fldChar w:fldCharType="end"/>
          </w:r>
        </w:p>
      </w:sdtContent>
    </w:sdt>
    <w:p w14:paraId="6ED873E2" w14:textId="77777777" w:rsidR="00816171" w:rsidRDefault="00816171">
      <w:pPr>
        <w:spacing w:line="480" w:lineRule="auto"/>
      </w:pPr>
    </w:p>
    <w:p w14:paraId="00E298CC" w14:textId="77777777" w:rsidR="00816171" w:rsidRDefault="00816171">
      <w:pPr>
        <w:spacing w:line="480" w:lineRule="auto"/>
      </w:pPr>
    </w:p>
    <w:p w14:paraId="100C689C" w14:textId="77777777" w:rsidR="00816171" w:rsidRDefault="009B1DB5">
      <w:pPr>
        <w:spacing w:line="480" w:lineRule="auto"/>
      </w:pPr>
      <w:r>
        <w:br w:type="page"/>
      </w:r>
    </w:p>
    <w:p w14:paraId="4715D960" w14:textId="77777777" w:rsidR="00816171" w:rsidRDefault="009B1DB5">
      <w:pPr>
        <w:pStyle w:val="Heading1"/>
      </w:pPr>
      <w:bookmarkStart w:id="10" w:name="_Toc139099736"/>
      <w:r>
        <w:lastRenderedPageBreak/>
        <w:t>List of Tables</w:t>
      </w:r>
      <w:bookmarkEnd w:id="10"/>
    </w:p>
    <w:p w14:paraId="2C411FC4" w14:textId="77777777" w:rsidR="00816171" w:rsidRDefault="00816171">
      <w:pPr>
        <w:spacing w:line="480" w:lineRule="auto"/>
      </w:pPr>
    </w:p>
    <w:p w14:paraId="596C62F1" w14:textId="77777777" w:rsidR="00816171" w:rsidRDefault="00816171">
      <w:pPr>
        <w:spacing w:line="480" w:lineRule="auto"/>
      </w:pPr>
    </w:p>
    <w:p w14:paraId="2E1C8EFE" w14:textId="77777777" w:rsidR="00816171" w:rsidRDefault="00816171">
      <w:pPr>
        <w:spacing w:line="480" w:lineRule="auto"/>
      </w:pPr>
    </w:p>
    <w:p w14:paraId="18A67F24" w14:textId="77777777" w:rsidR="00816171" w:rsidRDefault="00816171">
      <w:pPr>
        <w:spacing w:line="480" w:lineRule="auto"/>
      </w:pPr>
    </w:p>
    <w:p w14:paraId="46684BE3" w14:textId="77777777" w:rsidR="00816171" w:rsidRDefault="00816171">
      <w:pPr>
        <w:spacing w:line="480" w:lineRule="auto"/>
      </w:pPr>
    </w:p>
    <w:p w14:paraId="2A342C11" w14:textId="77777777" w:rsidR="00816171" w:rsidRDefault="00816171">
      <w:pPr>
        <w:spacing w:line="480" w:lineRule="auto"/>
      </w:pPr>
    </w:p>
    <w:p w14:paraId="2E8B5188" w14:textId="77777777" w:rsidR="00816171" w:rsidRDefault="00816171">
      <w:pPr>
        <w:spacing w:line="480" w:lineRule="auto"/>
      </w:pPr>
    </w:p>
    <w:p w14:paraId="31C3A194" w14:textId="77777777" w:rsidR="00816171" w:rsidRDefault="00816171">
      <w:pPr>
        <w:spacing w:line="480" w:lineRule="auto"/>
      </w:pPr>
    </w:p>
    <w:p w14:paraId="391A7612" w14:textId="77777777" w:rsidR="00816171" w:rsidRDefault="00816171">
      <w:pPr>
        <w:spacing w:line="480" w:lineRule="auto"/>
      </w:pPr>
    </w:p>
    <w:p w14:paraId="47305912" w14:textId="77777777" w:rsidR="00816171" w:rsidRDefault="00816171">
      <w:pPr>
        <w:spacing w:line="480" w:lineRule="auto"/>
      </w:pPr>
    </w:p>
    <w:p w14:paraId="24D5DAC9" w14:textId="77777777" w:rsidR="00816171" w:rsidRDefault="009B1DB5">
      <w:pPr>
        <w:spacing w:line="480" w:lineRule="auto"/>
      </w:pPr>
      <w:r>
        <w:br w:type="page"/>
      </w:r>
    </w:p>
    <w:p w14:paraId="3B37234B" w14:textId="77777777" w:rsidR="00816171" w:rsidRDefault="009B1DB5">
      <w:pPr>
        <w:pStyle w:val="Heading1"/>
        <w:sectPr w:rsidR="00816171">
          <w:footerReference w:type="default" r:id="rId13"/>
          <w:pgSz w:w="11906" w:h="16838"/>
          <w:pgMar w:top="1134" w:right="1134" w:bottom="1693" w:left="1134" w:header="0" w:footer="1134" w:gutter="0"/>
          <w:pgNumType w:start="1"/>
          <w:cols w:space="720"/>
        </w:sectPr>
      </w:pPr>
      <w:bookmarkStart w:id="11" w:name="_Toc139099737"/>
      <w:r>
        <w:lastRenderedPageBreak/>
        <w:t>List of Figures</w:t>
      </w:r>
      <w:bookmarkEnd w:id="11"/>
    </w:p>
    <w:p w14:paraId="4D51B8A8" w14:textId="77777777" w:rsidR="00816171" w:rsidRDefault="009B1DB5">
      <w:pPr>
        <w:pStyle w:val="Heading1"/>
      </w:pPr>
      <w:bookmarkStart w:id="12" w:name="_Toc139099738"/>
      <w:r>
        <w:lastRenderedPageBreak/>
        <w:t>Chapter One</w:t>
      </w:r>
      <w:bookmarkEnd w:id="12"/>
    </w:p>
    <w:p w14:paraId="5325D8A6" w14:textId="77777777" w:rsidR="00816171" w:rsidRDefault="009B1DB5" w:rsidP="00AC518A">
      <w:pPr>
        <w:pStyle w:val="Heading2"/>
      </w:pPr>
      <w:bookmarkStart w:id="13" w:name="_Toc139099739"/>
      <w:r>
        <w:t>Introduction</w:t>
      </w:r>
      <w:bookmarkEnd w:id="13"/>
    </w:p>
    <w:p w14:paraId="6DF54D6A" w14:textId="77777777" w:rsidR="00816171" w:rsidRDefault="009B1DB5" w:rsidP="00AC518A">
      <w:pPr>
        <w:pStyle w:val="Heading2"/>
      </w:pPr>
      <w:bookmarkStart w:id="14" w:name="_Toc139099740"/>
      <w:r>
        <w:t>1.1 Background of Study</w:t>
      </w:r>
      <w:bookmarkEnd w:id="14"/>
    </w:p>
    <w:p w14:paraId="76A7D809" w14:textId="77777777" w:rsidR="00816171" w:rsidRDefault="009B1DB5">
      <w:pPr>
        <w:spacing w:line="480" w:lineRule="auto"/>
      </w:pPr>
      <w:r>
        <w:tab/>
      </w:r>
      <w:commentRangeStart w:id="15"/>
      <w:r>
        <w:t>The emergence of big data has disrupted technology</w:t>
      </w:r>
      <w:commentRangeEnd w:id="15"/>
      <w:r w:rsidR="00AC518A">
        <w:rPr>
          <w:rStyle w:val="CommentReference"/>
          <w:rFonts w:cs="Mangal"/>
        </w:rPr>
        <w:commentReference w:id="15"/>
      </w:r>
      <w:r>
        <w:t xml:space="preserve">. </w:t>
      </w:r>
      <w:commentRangeStart w:id="16"/>
      <w:r>
        <w:t>Critical to the discussion is the fact that data science is one of the best professions of the big data era</w:t>
      </w:r>
      <w:commentRangeEnd w:id="16"/>
      <w:r w:rsidR="00AC518A">
        <w:rPr>
          <w:rStyle w:val="CommentReference"/>
          <w:rFonts w:cs="Mangal"/>
        </w:rPr>
        <w:commentReference w:id="16"/>
      </w:r>
      <w:r>
        <w:t xml:space="preserve">. </w:t>
      </w:r>
      <w:commentRangeStart w:id="17"/>
      <w:r>
        <w:t>As evidenced, Davenport and Patil (2012) published an article arguing that data science is the sexiest job of the century</w:t>
      </w:r>
      <w:commentRangeEnd w:id="17"/>
      <w:r w:rsidR="00AC518A">
        <w:rPr>
          <w:rStyle w:val="CommentReference"/>
          <w:rFonts w:cs="Mangal"/>
        </w:rPr>
        <w:commentReference w:id="17"/>
      </w:r>
      <w:r>
        <w:t xml:space="preserv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14:paraId="2017CD47" w14:textId="77777777" w:rsidR="00816171" w:rsidRDefault="009B1DB5">
      <w:pPr>
        <w:spacing w:line="480" w:lineRule="auto"/>
      </w:pPr>
      <w: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14:paraId="4C2AE7F2" w14:textId="77777777" w:rsidR="00816171" w:rsidRDefault="009B1DB5">
      <w:pPr>
        <w:spacing w:line="480" w:lineRule="auto"/>
      </w:pPr>
      <w:r>
        <w:lastRenderedPageBreak/>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14:paraId="25110FE0" w14:textId="77777777" w:rsidR="00816171" w:rsidRDefault="009B1DB5">
      <w:pPr>
        <w:spacing w:line="480" w:lineRule="auto"/>
      </w:pPr>
      <w:r>
        <w:tab/>
        <w:t>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This owes to the fact that Fu (2021) mentions facial recognition using geometric features, facial recognition based on a template, and model based facial recognition as some of the solutions that are used to create facial recognition systems. Additionally, Ranjan et al., (2020) mentions that the traditional model based facial recognition system relies on one hundred and twenty-eight predictor variables. In summary, facial recognition is a new field that emerged out of deep learning and should be researched further.</w:t>
      </w:r>
    </w:p>
    <w:p w14:paraId="1A9AB980" w14:textId="77777777" w:rsidR="00816171" w:rsidRDefault="009B1DB5" w:rsidP="00AC518A">
      <w:pPr>
        <w:pStyle w:val="Heading2"/>
      </w:pPr>
      <w:bookmarkStart w:id="18" w:name="_Toc139099741"/>
      <w:r>
        <w:lastRenderedPageBreak/>
        <w:t>1.2 Problem Statement</w:t>
      </w:r>
      <w:bookmarkEnd w:id="18"/>
    </w:p>
    <w:p w14:paraId="3CCB3506" w14:textId="77777777" w:rsidR="00816171" w:rsidRDefault="009B1DB5">
      <w:pPr>
        <w:spacing w:line="480" w:lineRule="auto"/>
      </w:pPr>
      <w:r>
        <w:tab/>
        <w:t>As already mentioned, deep learning has enabled researchers to develop facial recognition systems. For example, Goel, Mehmood, Ugail (2021) mention solutions such as FaceNet, VGGFACE, VGG16 and VGG19 that are used for facial recognition. In a different paper, Chandra and Reddy (2020) discuss FaceNet, OpenFace, and DeepFace as solutions that could be used for facial recognition. Critical to the discussion is the fact that the mentioned solutions are just but a fraction of solutions that could be used for facial recognition. This is because there are at least thirty papers that have been published each with a different solution for facial recognition. It is imperative to mention that all the publications have been tested on databases that collect images from the west. For instance, the FaceNet algorithm was developed from the Labeled Faces in the Wild dataset which mostly comprises faces from the West. Likewise, the VGGFACE algorithm was developed using the VGG Face Dataset, which the authors caution may not be representative of the global human population (Parkhi, Vedaldi, and Ziseerman, 2015).</w:t>
      </w:r>
    </w:p>
    <w:p w14:paraId="5ABDF2A2" w14:textId="77777777" w:rsidR="00816171" w:rsidRDefault="009B1DB5">
      <w:pPr>
        <w:spacing w:line="480" w:lineRule="auto"/>
      </w:pPr>
      <w:r>
        <w:tab/>
        <w:t>Apparently, most of the facial recognition systems that have been developed ignore the fact that Africans and Black Americans need to be included in the development of such systems. This is a crucial point because developing facial recognition systems that include Africans and black Americans would add value to the field of facial recognition. As evidence of this, Najibi (2020) reveals that the existing technologies are subject to racial bias especially against Black Americans. Moreover, Krishnapriya, et al., (2019) conducted a study on racial bias and facial recognition systems and concluded that there is a significant false match rate on faces from Black Americans. Vital to the debate is the reality that some media sources highlight the fact that racial bias in facial recognition is a problem in most facial recognition software. Specifically, Lohr (2018) posits that Google had to apologize because their facial recognition system identified black Americans as gorillas.  This indicates that the existing software on facial recognition should be revolutionized to include black faces when developing facial recognition software.</w:t>
      </w:r>
    </w:p>
    <w:p w14:paraId="44120752" w14:textId="77777777" w:rsidR="00816171" w:rsidRDefault="009B1DB5">
      <w:pPr>
        <w:spacing w:line="480" w:lineRule="auto"/>
      </w:pPr>
      <w:commentRangeStart w:id="19"/>
      <w:r>
        <w:lastRenderedPageBreak/>
        <w:tab/>
        <w:t>Clearly, most of the solutions that have been developed have focused on the faces of people from the west. That is not all. This owes to the reality that none of the solutions that have been developed focused on images that have been extracted from smartphones. For example, FaceNet was developed using the labeled faces in the wild dataset, whose images were collected from the internet (Schroff, Kalenichenko, and Phiblin, 2015). Similarly, the DeepFace algorithm was developed using three different datasets: - the labeled faces in the wild dataset, the social face classification dataset (Balaban, 2019), and the YouTube faces dataset (Ferrari, Berretti, and Del Bimbo, 2018). Critical to the debate is the fact that the author did not find any facial recognition solution that was solely developed using smartphone images. In short, there is an array of publications on facial recognition but none of the papers based their solution on images that have been developed from Smartphone images.</w:t>
      </w:r>
      <w:commentRangeEnd w:id="19"/>
      <w:r w:rsidR="00AC518A">
        <w:rPr>
          <w:rStyle w:val="CommentReference"/>
          <w:rFonts w:cs="Mangal"/>
        </w:rPr>
        <w:commentReference w:id="19"/>
      </w:r>
    </w:p>
    <w:p w14:paraId="02AF9FCC" w14:textId="77777777" w:rsidR="00816171" w:rsidRDefault="009B1DB5" w:rsidP="00AC518A">
      <w:pPr>
        <w:pStyle w:val="Heading2"/>
      </w:pPr>
      <w:bookmarkStart w:id="20" w:name="_Toc139099742"/>
      <w:r>
        <w:t>1.3 Justification of the study</w:t>
      </w:r>
      <w:bookmarkEnd w:id="20"/>
    </w:p>
    <w:p w14:paraId="269201C5" w14:textId="77777777" w:rsidR="00816171" w:rsidRDefault="009B1DB5">
      <w:pPr>
        <w:spacing w:line="480" w:lineRule="auto"/>
      </w:pPr>
      <w:r>
        <w:tab/>
      </w:r>
      <w:commentRangeStart w:id="21"/>
      <w:r>
        <w:t xml:space="preserve">A smartphone could be elucidated as a phone with advanced features such internet connectivity, software usage, and connection to a cellular network. It is imperative to mention that the advanced features on smartphones have made smartphones a household item today. </w:t>
      </w:r>
    </w:p>
    <w:p w14:paraId="4A5A9FEF" w14:textId="77777777" w:rsidR="00816171" w:rsidRDefault="009B1DB5">
      <w:pPr>
        <w:spacing w:line="480" w:lineRule="auto"/>
      </w:pPr>
      <w:r>
        <w:t xml:space="preserve">It is because these features have smartphone applicable cases such as learning, interpersonal communication, entertainment, and even business transactions. Unlike desktop computers and laptops, smartphones are portable, which makes them convenient to use. As a result, smartphones have penetrated the global market like no other device.  As evidenced, The United Nations (2021) argues that the current market for laptops is estimated at $102 billion and that of smartphones is estimated at $522 billion. In a different paper, Liu and Ellis (2021) argue that an estimated 6.4 billion people in the entire globe own a smartphone. Finally, The United Nations (2021) argues that the number of smartphone usage in Sub Saharan Africa rose by 28 percentage points between 2014 and 2018. </w:t>
      </w:r>
    </w:p>
    <w:p w14:paraId="11B67B9A" w14:textId="77777777" w:rsidR="00816171" w:rsidRDefault="009B1DB5">
      <w:pPr>
        <w:spacing w:line="480" w:lineRule="auto"/>
      </w:pPr>
      <w:r>
        <w:lastRenderedPageBreak/>
        <w:tab/>
        <w:t>It is important to highlight that topical smartphones have cameras that are used by their consumers for photography. It is because a smartphone is more affordable and portable than a camera. It follows that smartphone users have the ability of taking pictures without a camera.    As evidenced, Saraswathi (2017) conducted a study on smartphone usage among students and established that students like taking pictures using smartphones. Moreover, a study conducted by Mother et al., (2013) reveals that the study population used smartphones mostly to send and receive text messages (97.9%), take pictures (97.1%), play music (96.1%), setting the alarm (95.8%), referring to the calendar (94.5%), recording videos (92.5%), play games (91.9%), and exchanging pictures via Bluetooth (91.7%). This indicates that there is an upsurge in the number of people who are relying on Smartphones to take pictures.</w:t>
      </w:r>
    </w:p>
    <w:p w14:paraId="20B08C61" w14:textId="77777777" w:rsidR="00816171" w:rsidRDefault="009B1DB5">
      <w:pPr>
        <w:spacing w:line="480" w:lineRule="auto"/>
      </w:pPr>
      <w:r>
        <w:tab/>
        <w:t xml:space="preserve">Earlier studies already established that people rely on smartphones for taking pictures but that is not all. This owes to the truth that recent studies also affirm the reality that human beings rely on smartphones for taking pictures. As evidence of this, Dermawi and Tolle (2019) reveal that most downloaded applications from Google Play Store as of August 2018 were in the photography category. Imperative to the debate is the truth that the amount of data that is generated from smartphone pictures and videos is quickly increasing.  This is supported by Blahnik and Schindelbeck (2021) who argue that some 2 trillion pictures will likely be taken every year, which is twice as much compared with five years ago and an upwards of 90% of them are taken using smartphones. Clearly, smartphone photography is attracting attention from scholars and practitioners and should be examined with an aim of developing solutions that would add value to smartphone photography.  </w:t>
      </w:r>
    </w:p>
    <w:p w14:paraId="30061904" w14:textId="77777777" w:rsidR="00816171" w:rsidRDefault="009B1DB5">
      <w:pPr>
        <w:spacing w:line="480" w:lineRule="auto"/>
      </w:pPr>
      <w:r>
        <w:tab/>
        <w:t>As already mentioned, the estimated number of Smartphone owners as of 2021 is 6.4 billion and the estimated number of pictures that were taken by smartphones is 2 trillion. Dividing these two figures</w:t>
      </w:r>
      <w:r w:rsidR="002F47F1">
        <w:t>, we get</w:t>
      </w:r>
      <w:r>
        <w:t xml:space="preserve"> an estimated 312.5 pictures per smartphone. This number is relatively high. It follows that managing and perusing through images and videos stored in a smartphone could be a </w:t>
      </w:r>
      <w:r>
        <w:lastRenderedPageBreak/>
        <w:t>daunting task. Consider a smartphone user with an estimated 5 gigabytes of images and videos, such a person will find it frustrating to scroll through the images and videos looking for pictures and videos belonging to a particular person. In addition, smartphone users tend to have images and videos of their close family members stored. Considering that close family members tend to have resembling faces, it could be difficult to scroll through all pictures of a smartphone looking for a picture of a particular person using a naked eye. In short, researchers should develop tools that can help smartphone users peruse through images and videos efficiently.</w:t>
      </w:r>
      <w:commentRangeEnd w:id="21"/>
      <w:r w:rsidR="002D3D89">
        <w:rPr>
          <w:rStyle w:val="CommentReference"/>
          <w:rFonts w:cs="Mangal"/>
        </w:rPr>
        <w:commentReference w:id="21"/>
      </w:r>
    </w:p>
    <w:p w14:paraId="74FA75A2" w14:textId="77777777" w:rsidR="00816171" w:rsidRDefault="009B1DB5" w:rsidP="00AC518A">
      <w:pPr>
        <w:pStyle w:val="Heading2"/>
      </w:pPr>
      <w:bookmarkStart w:id="22" w:name="_Toc139099743"/>
      <w:r>
        <w:rPr>
          <w:sz w:val="30"/>
          <w:szCs w:val="30"/>
        </w:rPr>
        <w:t xml:space="preserve">1.4 </w:t>
      </w:r>
      <w:r>
        <w:t>OBJECTIVES OF THE STUDY</w:t>
      </w:r>
      <w:bookmarkEnd w:id="22"/>
    </w:p>
    <w:p w14:paraId="477FB71F" w14:textId="77777777" w:rsidR="00816171" w:rsidRDefault="009B1DB5">
      <w:pPr>
        <w:pStyle w:val="Heading3"/>
      </w:pPr>
      <w:bookmarkStart w:id="23" w:name="_Toc139099744"/>
      <w:r>
        <w:t>1.4.1 General Objective</w:t>
      </w:r>
      <w:bookmarkEnd w:id="23"/>
    </w:p>
    <w:p w14:paraId="09A0F010" w14:textId="77777777" w:rsidR="00816171" w:rsidRDefault="009B1DB5">
      <w:pPr>
        <w:spacing w:line="480" w:lineRule="auto"/>
      </w:pPr>
      <w:r>
        <w:t>To create a deep learning model that can detect African faces using smartphone images</w:t>
      </w:r>
    </w:p>
    <w:p w14:paraId="7E265A71" w14:textId="77777777" w:rsidR="00816171" w:rsidRDefault="009B1DB5">
      <w:pPr>
        <w:pStyle w:val="Heading3"/>
      </w:pPr>
      <w:bookmarkStart w:id="24" w:name="_Toc139099745"/>
      <w:r>
        <w:t>1.4.2 Specific Objectives</w:t>
      </w:r>
      <w:bookmarkEnd w:id="24"/>
    </w:p>
    <w:p w14:paraId="2068AFF1" w14:textId="77777777" w:rsidR="00405943" w:rsidRDefault="00405943">
      <w:pPr>
        <w:numPr>
          <w:ilvl w:val="0"/>
          <w:numId w:val="1"/>
        </w:numPr>
        <w:spacing w:line="480" w:lineRule="auto"/>
      </w:pPr>
      <w:r>
        <w:t>To extract human faces from pictures taken by smartphones and prepare the faces for deep learning.</w:t>
      </w:r>
    </w:p>
    <w:p w14:paraId="6B327303" w14:textId="77777777" w:rsidR="00816171" w:rsidRDefault="009B1DB5">
      <w:pPr>
        <w:numPr>
          <w:ilvl w:val="0"/>
          <w:numId w:val="1"/>
        </w:numPr>
        <w:spacing w:line="480" w:lineRule="auto"/>
      </w:pPr>
      <w:r>
        <w:t>To use convolution neural networks to build a model that can detect African faces given a list of smartphone images.</w:t>
      </w:r>
    </w:p>
    <w:p w14:paraId="0973185A" w14:textId="77777777" w:rsidR="00816171" w:rsidRDefault="009B1DB5">
      <w:pPr>
        <w:numPr>
          <w:ilvl w:val="0"/>
          <w:numId w:val="1"/>
        </w:numPr>
        <w:spacing w:line="480" w:lineRule="auto"/>
      </w:pPr>
      <w:r>
        <w:t>To use artificial neural networks to build a model that can detect African faces given a list of smartphone images.</w:t>
      </w:r>
    </w:p>
    <w:p w14:paraId="1F79FBA8" w14:textId="77777777" w:rsidR="00816171" w:rsidRDefault="009B1DB5">
      <w:pPr>
        <w:numPr>
          <w:ilvl w:val="0"/>
          <w:numId w:val="1"/>
        </w:numPr>
        <w:spacing w:line="480" w:lineRule="auto"/>
      </w:pPr>
      <w:r>
        <w:t>To compare the performance of convolution</w:t>
      </w:r>
      <w:r w:rsidR="00405943">
        <w:t xml:space="preserve"> </w:t>
      </w:r>
      <w:r>
        <w:t>and artificial neural networks on African faces from smartphone pictures.</w:t>
      </w:r>
    </w:p>
    <w:p w14:paraId="25B81009" w14:textId="77777777" w:rsidR="00816171" w:rsidRDefault="009B1DB5" w:rsidP="00AC518A">
      <w:pPr>
        <w:pStyle w:val="Heading2"/>
      </w:pPr>
      <w:bookmarkStart w:id="25" w:name="_Toc139099746"/>
      <w:r>
        <w:t xml:space="preserve">1.5 </w:t>
      </w:r>
      <w:commentRangeStart w:id="26"/>
      <w:r>
        <w:t>Significance of the Study</w:t>
      </w:r>
      <w:bookmarkEnd w:id="25"/>
    </w:p>
    <w:p w14:paraId="214BDEFF" w14:textId="77777777" w:rsidR="00816171" w:rsidRDefault="009B1DB5">
      <w:pPr>
        <w:spacing w:line="480" w:lineRule="auto"/>
      </w:pPr>
      <w:r>
        <w:tab/>
        <w:t>Apparently, there is a lot of literature on the subject of facial recognition but that is not enough. This owes to the truth that Marks (2021) cites two cases where people of color were wrongfully arrested because of a racially biased facial recognition system. In a different study, Leslie (2020) argues that racial bias in photographs is a problem that began as early as the 19</w:t>
      </w:r>
      <w:r>
        <w:rPr>
          <w:vertAlign w:val="superscript"/>
        </w:rPr>
        <w:t>th</w:t>
      </w:r>
      <w:r>
        <w:t xml:space="preserve"> century. The same author further mentions that the topical facial recognition systems are still </w:t>
      </w:r>
      <w:r>
        <w:lastRenderedPageBreak/>
        <w:t>racially biased. It is also important to note that most of the current facial recognition systems were created from celebrity images but none of them dared to use images collected</w:t>
      </w:r>
      <w:r w:rsidR="00405943">
        <w:t xml:space="preserve"> specifically</w:t>
      </w:r>
      <w:r>
        <w:t xml:space="preserve"> from Smartphones. It follows that this proposal will contribute to the existing knowledge by creating a facial recognition system using African faces, and images taken </w:t>
      </w:r>
      <w:r w:rsidR="00405943">
        <w:t xml:space="preserve">specifically by </w:t>
      </w:r>
      <w:r>
        <w:t>smartphones.</w:t>
      </w:r>
      <w:commentRangeEnd w:id="26"/>
      <w:r w:rsidR="000B27FB">
        <w:rPr>
          <w:rStyle w:val="CommentReference"/>
          <w:rFonts w:cs="Mangal"/>
        </w:rPr>
        <w:commentReference w:id="26"/>
      </w:r>
    </w:p>
    <w:p w14:paraId="76B6992D" w14:textId="77777777" w:rsidR="00816171" w:rsidRDefault="009B1DB5">
      <w:pPr>
        <w:spacing w:line="480" w:lineRule="auto"/>
      </w:pPr>
      <w:r>
        <w:br w:type="page"/>
      </w:r>
    </w:p>
    <w:p w14:paraId="561F4A8F" w14:textId="77777777" w:rsidR="00816171" w:rsidRDefault="009B1DB5">
      <w:pPr>
        <w:pStyle w:val="Heading1"/>
      </w:pPr>
      <w:bookmarkStart w:id="27" w:name="_Toc139099747"/>
      <w:r>
        <w:lastRenderedPageBreak/>
        <w:t>Chapter Two</w:t>
      </w:r>
      <w:bookmarkEnd w:id="27"/>
    </w:p>
    <w:p w14:paraId="097C297E" w14:textId="77777777" w:rsidR="00816171" w:rsidRDefault="009B1DB5">
      <w:pPr>
        <w:pStyle w:val="Heading1"/>
      </w:pPr>
      <w:bookmarkStart w:id="28" w:name="_Toc139099748"/>
      <w:r>
        <w:t>Literature Review</w:t>
      </w:r>
      <w:bookmarkEnd w:id="28"/>
    </w:p>
    <w:p w14:paraId="7B507C92" w14:textId="77777777" w:rsidR="00816171" w:rsidRDefault="009B1DB5" w:rsidP="00AC518A">
      <w:pPr>
        <w:pStyle w:val="Heading2"/>
      </w:pPr>
      <w:bookmarkStart w:id="29" w:name="_Toc139099749"/>
      <w:r>
        <w:t>2.1 Introduction</w:t>
      </w:r>
      <w:bookmarkEnd w:id="29"/>
    </w:p>
    <w:p w14:paraId="59C7D6E9" w14:textId="77777777" w:rsidR="00816171" w:rsidRDefault="009B1DB5">
      <w:pPr>
        <w:spacing w:line="480" w:lineRule="auto"/>
      </w:pPr>
      <w:r>
        <w:tab/>
        <w:t>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t>
      </w:r>
      <w:r w:rsidR="00CF038B">
        <w:t>w convolution neural networks, artificial</w:t>
      </w:r>
      <w:r>
        <w:t xml:space="preserve"> neural networks, and </w:t>
      </w:r>
      <w:r w:rsidR="00CF038B">
        <w:t>how they</w:t>
      </w:r>
      <w:r>
        <w:t xml:space="preserve"> have been used for facial recognition. </w:t>
      </w:r>
    </w:p>
    <w:p w14:paraId="628C9BCF" w14:textId="77777777" w:rsidR="00816171" w:rsidRDefault="009B1DB5" w:rsidP="00AC518A">
      <w:pPr>
        <w:pStyle w:val="Heading2"/>
      </w:pPr>
      <w:bookmarkStart w:id="30" w:name="_Toc139099750"/>
      <w:r>
        <w:t>2.2 Facial Recognition</w:t>
      </w:r>
      <w:bookmarkEnd w:id="30"/>
    </w:p>
    <w:p w14:paraId="47423502" w14:textId="77777777" w:rsidR="00816171" w:rsidRDefault="009B1DB5">
      <w:pPr>
        <w:spacing w:line="480" w:lineRule="auto"/>
      </w:pPr>
      <w: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14:paraId="51F85B47" w14:textId="77777777" w:rsidR="00816171" w:rsidRDefault="009B1DB5">
      <w:pPr>
        <w:pStyle w:val="Heading3"/>
      </w:pPr>
      <w:bookmarkStart w:id="31" w:name="_Toc139099751"/>
      <w:r>
        <w:t>2.2.1 Face Detection</w:t>
      </w:r>
      <w:bookmarkEnd w:id="31"/>
    </w:p>
    <w:p w14:paraId="3FD28C8F" w14:textId="77777777" w:rsidR="00816171" w:rsidRDefault="009B1DB5">
      <w:pPr>
        <w:spacing w:line="480" w:lineRule="auto"/>
      </w:pPr>
      <w:r>
        <w:tab/>
        <w:t xml:space="preserve">Given an arbitrary image, the objective of facial detection is to establish whether or not there are any faces in the image and if present, return the image location and extent of each face (Yang, Kriegman and Ahuja, 2002). It is important to highlight that there are several methods that could be </w:t>
      </w:r>
      <w:r>
        <w:lastRenderedPageBreak/>
        <w:t>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Yang, Kriegman and Ahuja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14:paraId="0B6714A8" w14:textId="77777777" w:rsidR="00816171" w:rsidRDefault="009B1DB5" w:rsidP="00CD2014">
      <w:pPr>
        <w:pStyle w:val="Heading4"/>
      </w:pPr>
      <w:r>
        <w:t>2.2.1.1 Challenges in Face Detection</w:t>
      </w:r>
    </w:p>
    <w:p w14:paraId="0C90282F" w14:textId="77777777" w:rsidR="00816171" w:rsidRDefault="009B1DB5">
      <w:pPr>
        <w:spacing w:line="480" w:lineRule="auto"/>
      </w:pPr>
      <w:r>
        <w:rPr>
          <w:b/>
        </w:rPr>
        <w:t xml:space="preserve">Pose: </w:t>
      </w:r>
      <w: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b/>
        </w:rPr>
        <w:t xml:space="preserve"> </w:t>
      </w:r>
      <w:r>
        <w:t>This problem is always solved by rotating images back to an upright position.</w:t>
      </w:r>
    </w:p>
    <w:p w14:paraId="11623A91" w14:textId="77777777" w:rsidR="00816171" w:rsidRDefault="009B1DB5">
      <w:pPr>
        <w:spacing w:line="480" w:lineRule="auto"/>
      </w:pPr>
      <w:r>
        <w:rPr>
          <w:b/>
        </w:rPr>
        <w:t xml:space="preserve">Occlusion: </w:t>
      </w:r>
      <w: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w:t>
      </w:r>
      <w:r w:rsidR="00C82D3C">
        <w:t>people to wear masks, which present</w:t>
      </w:r>
      <w:r>
        <w:t xml:space="preserve"> a unique challenge in facial recognition. </w:t>
      </w:r>
    </w:p>
    <w:p w14:paraId="006D7597" w14:textId="77777777" w:rsidR="00816171" w:rsidRDefault="009B1DB5">
      <w:pPr>
        <w:spacing w:line="480" w:lineRule="auto"/>
      </w:pPr>
      <w:r>
        <w:rPr>
          <w:b/>
        </w:rPr>
        <w:t>Aging</w:t>
      </w:r>
      <w:r>
        <w:t>: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people tend to change their smartphones for a few years. It is notable however that Singh and Prasad (2018) propose the use of coupled auto-encoder networks and non-linear analysis as a solution to the aging problem in facial recognition.</w:t>
      </w:r>
    </w:p>
    <w:p w14:paraId="0244DC14" w14:textId="77777777" w:rsidR="00816171" w:rsidRDefault="009B1DB5">
      <w:pPr>
        <w:spacing w:line="480" w:lineRule="auto"/>
      </w:pPr>
      <w:r>
        <w:rPr>
          <w:b/>
        </w:rPr>
        <w:lastRenderedPageBreak/>
        <w:t>Facial expressions</w:t>
      </w:r>
      <w:r>
        <w:t xml:space="preserve">: Images of human faces could also be affected by their emotions because people can change their faces based on emotions they are experiencing. Critical to the discussion is the reality that Singh and Prasad (2018) cite </w:t>
      </w:r>
      <w:r w:rsidR="00C82D3C">
        <w:t>expression</w:t>
      </w:r>
      <w:r>
        <w:t xml:space="preserve"> invariant 3D face recognition as a solution to the problems of facial expressions in image recognition.</w:t>
      </w:r>
    </w:p>
    <w:p w14:paraId="26BBA3EA" w14:textId="77777777" w:rsidR="00816171" w:rsidRDefault="009B1DB5">
      <w:pPr>
        <w:spacing w:line="480" w:lineRule="auto"/>
      </w:pPr>
      <w:r>
        <w:rPr>
          <w:b/>
        </w:rPr>
        <w:t xml:space="preserve">Imaging conditions and image orientation: </w:t>
      </w:r>
      <w: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14:paraId="078C1346" w14:textId="77777777" w:rsidR="00816171" w:rsidRDefault="009B1DB5" w:rsidP="00CD2014">
      <w:pPr>
        <w:pStyle w:val="Heading4"/>
      </w:pPr>
      <w:r>
        <w:t>2.2.2 Face Detection Approaches</w:t>
      </w:r>
    </w:p>
    <w:p w14:paraId="23CC25A8" w14:textId="77777777" w:rsidR="00816171" w:rsidRDefault="009B1DB5">
      <w:pPr>
        <w:pStyle w:val="Heading5"/>
      </w:pPr>
      <w:r>
        <w:t>2.2.2.1 Knowledge Based Methods of Facial Detection</w:t>
      </w:r>
    </w:p>
    <w:p w14:paraId="69CD6938" w14:textId="77777777" w:rsidR="00816171" w:rsidRDefault="009B1DB5">
      <w:pPr>
        <w:spacing w:line="480" w:lineRule="auto"/>
      </w:pPr>
      <w:r>
        <w:tab/>
        <w:t xml:space="preserve">This method relies on a set of rules to detect whether there is a human face in an image. The method captures the human knowledge of faces and interprets the knowledge into a set of rules. For instance, the face has two symmetric </w:t>
      </w:r>
      <w:r w:rsidR="00F85AFC">
        <w:t>eyes;</w:t>
      </w:r>
      <w:r>
        <w:t xml:space="preserve">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knowledge based method to detect faces in an image with an accuracy of 94%. One disadvantage with this method is that it is not efficient.</w:t>
      </w:r>
    </w:p>
    <w:p w14:paraId="084A80F8" w14:textId="77777777" w:rsidR="00816171" w:rsidRDefault="009B1DB5">
      <w:pPr>
        <w:pStyle w:val="Heading5"/>
      </w:pPr>
      <w:r>
        <w:t>2.2.2.2 The Feature Invariant Approach of Face Detection</w:t>
      </w:r>
    </w:p>
    <w:p w14:paraId="2D427061" w14:textId="77777777" w:rsidR="00816171" w:rsidRDefault="009B1DB5">
      <w:pPr>
        <w:spacing w:line="480" w:lineRule="auto"/>
      </w:pPr>
      <w:r>
        <w:tab/>
        <w:t xml:space="preserve">The feature invariant method of face detection is a little bit different from the knowledge based method because it uses statistical methods on facial landmarks. Celiktutan, Ulukaya, and Sankur (2013) define a face landmark as a prominent feature that can play a discriminative role or </w:t>
      </w:r>
      <w:r>
        <w:lastRenderedPageBreak/>
        <w:t>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shape based feature invariant based methods and concluded that the texture based method is more accurate. However, the authors argue that feature invariant based methods are computationally expensive.</w:t>
      </w:r>
    </w:p>
    <w:p w14:paraId="68DDFB3F" w14:textId="77777777" w:rsidR="00816171" w:rsidRDefault="009B1DB5">
      <w:pPr>
        <w:pStyle w:val="Heading5"/>
      </w:pPr>
      <w:r>
        <w:t>2.2.2.3 The Template Based Approach of Face Detection</w:t>
      </w:r>
    </w:p>
    <w:p w14:paraId="26FCA111" w14:textId="77777777" w:rsidR="00816171" w:rsidRDefault="009B1DB5">
      <w:pPr>
        <w:spacing w:line="480" w:lineRule="auto"/>
      </w:pPr>
      <w:r>
        <w:tab/>
        <w:t xml:space="preserve">This method functions to extract facial image features to gain the Euclidean distance value served as input face comparison value of the users’ faces stored in the database (Hidayat, Wibowo, Satria, Winursito, 2021). Simply put, the template based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14:paraId="44BBC259" w14:textId="77777777" w:rsidR="00816171" w:rsidRDefault="009B1DB5">
      <w:pPr>
        <w:pStyle w:val="Heading5"/>
      </w:pPr>
      <w:r>
        <w:t>2.2.2.4 The Appearance Based Approach of Facial Detection</w:t>
      </w:r>
    </w:p>
    <w:p w14:paraId="721B9A82" w14:textId="77777777" w:rsidR="00816171" w:rsidRDefault="009B1DB5">
      <w:pPr>
        <w:spacing w:line="480" w:lineRule="auto"/>
      </w:pPr>
      <w:r>
        <w:tab/>
        <w:t>The idea behind using Appearance methods for face detection relies on the linear algebra concept of subspaces. What is a subspace in linear algebra? A subspace of a vector space V is a subset H of V that has the following three properties:</w:t>
      </w:r>
    </w:p>
    <w:p w14:paraId="280366B0" w14:textId="77777777" w:rsidR="00816171" w:rsidRDefault="009B1DB5">
      <w:pPr>
        <w:numPr>
          <w:ilvl w:val="0"/>
          <w:numId w:val="2"/>
        </w:numPr>
        <w:spacing w:line="480" w:lineRule="auto"/>
      </w:pPr>
      <w:r>
        <w:t>The zero vector of V is in H.</w:t>
      </w:r>
    </w:p>
    <w:p w14:paraId="25873259" w14:textId="77777777" w:rsidR="00816171" w:rsidRDefault="009B1DB5">
      <w:pPr>
        <w:numPr>
          <w:ilvl w:val="0"/>
          <w:numId w:val="2"/>
        </w:numPr>
        <w:spacing w:line="480" w:lineRule="auto"/>
      </w:pPr>
      <w:r>
        <w:lastRenderedPageBreak/>
        <w:t>For each u and v are in H, u + v is in H. (In this case we say H is closed under vector addition.)</w:t>
      </w:r>
    </w:p>
    <w:p w14:paraId="4EA353F4" w14:textId="77777777" w:rsidR="00816171" w:rsidRDefault="009B1DB5">
      <w:pPr>
        <w:numPr>
          <w:ilvl w:val="0"/>
          <w:numId w:val="2"/>
        </w:numPr>
        <w:spacing w:line="480" w:lineRule="auto"/>
      </w:pPr>
      <w:r>
        <w:t>For each u in H and each scalar c, cu is in H. (In this case we say H is closed under scalar multiplication.)</w:t>
      </w:r>
    </w:p>
    <w:p w14:paraId="6AD88663" w14:textId="77777777" w:rsidR="00816171" w:rsidRDefault="009B1DB5">
      <w:pPr>
        <w:spacing w:line="480" w:lineRule="auto"/>
      </w:pPr>
      <w:r>
        <w:t xml:space="preserve">Having defined a subspace, it is vital to point out that unlike the template matching algorithm, the appearance based method detects a face taking into account the entire face. As evidenced, Viegas, et al, (2019) mentions that the entire face is used as a raw input. Simply put, an image is converted into a two dimensional data set before subjecting it into a subspace analysis to extract features that are later used to detect faces. </w:t>
      </w:r>
    </w:p>
    <w:p w14:paraId="0FA88080" w14:textId="77777777" w:rsidR="00816171" w:rsidRDefault="009B1DB5">
      <w:pPr>
        <w:pStyle w:val="Heading3"/>
      </w:pPr>
      <w:bookmarkStart w:id="32" w:name="_Toc139099752"/>
      <w:r>
        <w:t>2.2.3 Face Identification Approaches</w:t>
      </w:r>
      <w:bookmarkEnd w:id="32"/>
    </w:p>
    <w:p w14:paraId="4E565DC7" w14:textId="77777777" w:rsidR="00816171" w:rsidRDefault="009B1DB5">
      <w:pPr>
        <w:spacing w:line="480" w:lineRule="auto"/>
      </w:pPr>
      <w:r>
        <w:tab/>
        <w:t>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appearance based approaches are not only used in face detection but could also be used in face identification. As evidenced, Proyecto (2010) discusses template matching and the appearance based technique in both face detection and face identification. It is important to highlight that different publications on techniques that are used in face identification exist.  Apart from template matching and appearance based methods, statistical approaches are also used in face identification.</w:t>
      </w:r>
    </w:p>
    <w:p w14:paraId="62588CBC" w14:textId="77777777" w:rsidR="00816171" w:rsidRDefault="009B1DB5" w:rsidP="00CD2014">
      <w:pPr>
        <w:pStyle w:val="Heading4"/>
      </w:pPr>
      <w:bookmarkStart w:id="33" w:name="_heading=h.xkn7eq5w1o4" w:colFirst="0" w:colLast="0"/>
      <w:bookmarkEnd w:id="33"/>
      <w:r>
        <w:t>2.2.3.1 Template Matching/ Geometric Approaches</w:t>
      </w:r>
    </w:p>
    <w:p w14:paraId="7A1BE248" w14:textId="77777777" w:rsidR="00816171" w:rsidRDefault="009B1DB5">
      <w:pPr>
        <w:spacing w:line="480" w:lineRule="auto"/>
      </w:pPr>
      <w: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of the facial recognition step is to match a face to a known person while the objective in the face </w:t>
      </w:r>
      <w:r>
        <w:lastRenderedPageBreak/>
        <w:t xml:space="preserve">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i/>
        </w:rPr>
        <w:t>A</w:t>
      </w:r>
      <w:r>
        <w:t xml:space="preserve"> belonging to a person </w:t>
      </w:r>
      <w:r w:rsidRPr="002646EA">
        <w:rPr>
          <w:i/>
        </w:rPr>
        <w:t>B</w:t>
      </w:r>
      <w:r>
        <w:t xml:space="preserve"> and a face </w:t>
      </w:r>
      <w:r w:rsidRPr="002646EA">
        <w:rPr>
          <w:i/>
        </w:rPr>
        <w:t>C</w:t>
      </w:r>
      <w:r>
        <w:t xml:space="preserve"> belonging to an unknown person. The template matching approach will collect facial characteristics from faces </w:t>
      </w:r>
      <w:r w:rsidRPr="002646EA">
        <w:rPr>
          <w:i/>
        </w:rPr>
        <w:t>A</w:t>
      </w:r>
      <w:r>
        <w:t xml:space="preserve"> and </w:t>
      </w:r>
      <w:r w:rsidRPr="002646EA">
        <w:rPr>
          <w:i/>
        </w:rPr>
        <w:t>C</w:t>
      </w:r>
      <w:r>
        <w:t xml:space="preserve">. These characteristics from the unknown face </w:t>
      </w:r>
      <w:r w:rsidRPr="002646EA">
        <w:rPr>
          <w:i/>
        </w:rPr>
        <w:t>C</w:t>
      </w:r>
      <w:r>
        <w:t xml:space="preserve"> will be compared to characteristics from the known face </w:t>
      </w:r>
      <w:r w:rsidRPr="002646EA">
        <w:rPr>
          <w:i/>
        </w:rPr>
        <w:t>A</w:t>
      </w:r>
      <w:r>
        <w:t xml:space="preserve">. If a match is found, then the decision will be that the unknown face </w:t>
      </w:r>
      <w:r w:rsidRPr="002646EA">
        <w:rPr>
          <w:i/>
        </w:rPr>
        <w:t>C</w:t>
      </w:r>
      <w:r>
        <w:t xml:space="preserve"> belongs to person </w:t>
      </w:r>
      <w:r w:rsidRPr="002646EA">
        <w:rPr>
          <w:i/>
        </w:rPr>
        <w:t>B</w:t>
      </w:r>
      <w:r>
        <w:t>.</w:t>
      </w:r>
    </w:p>
    <w:p w14:paraId="1AC4EA21" w14:textId="77777777" w:rsidR="00816171" w:rsidRDefault="009B1DB5">
      <w:pPr>
        <w:spacing w:line="480" w:lineRule="auto"/>
      </w:pPr>
      <w:r>
        <w:tab/>
        <w:t>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an image.</w:t>
      </w:r>
    </w:p>
    <w:p w14:paraId="0F56C524" w14:textId="77777777" w:rsidR="00816171" w:rsidRDefault="009B1DB5" w:rsidP="00CD2014">
      <w:pPr>
        <w:pStyle w:val="Heading4"/>
      </w:pPr>
      <w:bookmarkStart w:id="34" w:name="_heading=h.603n9ogh56ag" w:colFirst="0" w:colLast="0"/>
      <w:bookmarkEnd w:id="34"/>
      <w:r>
        <w:t>2.2.3.2 Appearance Based Methods</w:t>
      </w:r>
    </w:p>
    <w:p w14:paraId="0ED59EB1" w14:textId="77777777" w:rsidR="00816171" w:rsidRDefault="009B1DB5">
      <w:pPr>
        <w:spacing w:line="480" w:lineRule="auto"/>
      </w:pPr>
      <w: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linear discriminant analysis, and linear regression classifier. Non-linear methods include </w:t>
      </w:r>
      <w:r>
        <w:lastRenderedPageBreak/>
        <w:t xml:space="preserve">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14:paraId="3435B103" w14:textId="77777777" w:rsidR="00816171" w:rsidRDefault="009B1DB5">
      <w:pPr>
        <w:spacing w:line="480" w:lineRule="auto"/>
      </w:pPr>
      <w:r>
        <w:tab/>
        <w:t xml:space="preserve">It is imperative to mention that several authors have investigated the appearance based method for facial recognition. For instance, Struc and Pavesic (2009) examine the performance of appearance based methods subject to different environmental factors and conclude that the linear discriminant analysis produces the best results across different environmental conditions. Wu et al., (2018) also debate appearance based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Broti (2019) also examines appearance based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p>
    <w:p w14:paraId="0AD48939" w14:textId="77777777" w:rsidR="00816171" w:rsidRDefault="009B1DB5" w:rsidP="0077078E">
      <w:pPr>
        <w:pStyle w:val="Heading4"/>
        <w:jc w:val="both"/>
      </w:pPr>
      <w:bookmarkStart w:id="35" w:name="_heading=h.ljdder1spgws" w:colFirst="0" w:colLast="0"/>
      <w:bookmarkEnd w:id="35"/>
      <w:r>
        <w:t>2.2.3.3 Statistical Methods</w:t>
      </w:r>
    </w:p>
    <w:p w14:paraId="16A10DFA" w14:textId="77777777" w:rsidR="00816171" w:rsidRDefault="009B1DB5">
      <w:pPr>
        <w:spacing w:line="480" w:lineRule="auto"/>
      </w:pPr>
      <w:r>
        <w:tab/>
        <w:t xml:space="preserve">In this method, the objective is to create a model that would use a set of variables to predict whether or not a face belongs to a known person. This is done by converting an image into a set of features that are later used for building a statistical model. To further the debate, the number of features that are used for creating models is usually high. It follows that the right statistical tool should be used in order to control for the high number of variables. According to Proyecto (2010) a combination of different tools are at times used in order to create a good model for facial </w:t>
      </w:r>
      <w:r>
        <w:lastRenderedPageBreak/>
        <w:t>recognition. It is notable that some of the existing solutions that are used to predict the faces include neural networks with Gabor filters, neural networks with hidden markov models, and fuzzy neural networks. That is not all. At times, principal components analysis, linear discriminant analysis, independent component analysis is used together with other tools in order to control for the number of features used to create a model.</w:t>
      </w:r>
    </w:p>
    <w:p w14:paraId="3BA1E120" w14:textId="77777777" w:rsidR="00816171" w:rsidRDefault="009B1DB5">
      <w:pPr>
        <w:spacing w:line="480" w:lineRule="auto"/>
      </w:pPr>
      <w:r>
        <w:tab/>
      </w:r>
      <w:r w:rsidR="002646EA">
        <w:t>Arrays</w:t>
      </w:r>
      <w:r>
        <w:t xml:space="preserve"> of studies that use statistical methods for facial recognition have been published. To begin with, Xu et al., (2016) used the Gabor wavelet and neural networks for facial recognition and obtained an accuracy of 93% in their study. In a different publication, Singh and Singh used the Gabor wavelet transform for extracting features and neural networks for model creation and concluded that dimension reduction should be used to reduce execution time and memory space. Saxena et al., (2018) used artificial neural networks with the hidden markov model and demonstrated that the combination of hidden markov models with neural networks performs better than a pure hidden markov model. In a different paper, Soni and Shukla (2020) used convolutional neural networks with hidden markov models and created a facial recognition model that is 99.5% accurate. Finally, Pankaj and Wilscy (2011) used a fuzzy neural network for facial recognition on the AT &amp; T and the Yale database and obtained an accuracy of 98.75% and 99.39% respectively.</w:t>
      </w:r>
    </w:p>
    <w:p w14:paraId="4C465008" w14:textId="77777777" w:rsidR="00816171" w:rsidRDefault="009B1DB5" w:rsidP="00AC518A">
      <w:pPr>
        <w:pStyle w:val="Heading2"/>
      </w:pPr>
      <w:bookmarkStart w:id="36" w:name="_Toc139099753"/>
      <w:r>
        <w:t>2.3 Artificial Neural Networks</w:t>
      </w:r>
      <w:bookmarkEnd w:id="36"/>
    </w:p>
    <w:p w14:paraId="407920B7" w14:textId="77777777" w:rsidR="00816171" w:rsidRDefault="009B1DB5">
      <w:pPr>
        <w:spacing w:line="480" w:lineRule="auto"/>
      </w:pPr>
      <w:r>
        <w:tab/>
        <w:t xml:space="preserve">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w:t>
      </w:r>
      <w:r w:rsidR="002646EA">
        <w:t>changes in external stimuli, which in turn influence</w:t>
      </w:r>
      <w:r>
        <w:t xml:space="preserve"> how learning occurs in the human brain.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w:t>
      </w:r>
      <w:r>
        <w:lastRenderedPageBreak/>
        <w:t xml:space="preserve">computed values from the input neurons to the output neuron(s) and using the weights as intermediate parameters. Learning occurs by changing the weights connecting the neurons. </w:t>
      </w:r>
    </w:p>
    <w:p w14:paraId="01E8F635" w14:textId="77777777" w:rsidR="00816171" w:rsidRDefault="009B1DB5">
      <w:pPr>
        <w:spacing w:line="480" w:lineRule="auto"/>
      </w:pPr>
      <w:r>
        <w:rPr>
          <w:noProof/>
          <w:lang w:eastAsia="en-US" w:bidi="ar-SA"/>
        </w:rPr>
        <w:drawing>
          <wp:anchor distT="0" distB="0" distL="0" distR="0" simplePos="0" relativeHeight="251658240" behindDoc="0" locked="0" layoutInCell="1" hidden="0" allowOverlap="1" wp14:anchorId="3433B595" wp14:editId="3EC9DD23">
            <wp:simplePos x="0" y="0"/>
            <wp:positionH relativeFrom="column">
              <wp:posOffset>1402715</wp:posOffset>
            </wp:positionH>
            <wp:positionV relativeFrom="paragraph">
              <wp:posOffset>635</wp:posOffset>
            </wp:positionV>
            <wp:extent cx="3314700" cy="2228850"/>
            <wp:effectExtent l="0" t="0" r="0" b="0"/>
            <wp:wrapSquare wrapText="bothSides" distT="0" distB="0" distL="0" distR="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314700" cy="2228850"/>
                    </a:xfrm>
                    <a:prstGeom prst="rect">
                      <a:avLst/>
                    </a:prstGeom>
                    <a:ln/>
                  </pic:spPr>
                </pic:pic>
              </a:graphicData>
            </a:graphic>
          </wp:anchor>
        </w:drawing>
      </w:r>
    </w:p>
    <w:p w14:paraId="613A0E0B" w14:textId="77777777" w:rsidR="00816171" w:rsidRDefault="00816171">
      <w:pPr>
        <w:spacing w:line="480" w:lineRule="auto"/>
      </w:pPr>
    </w:p>
    <w:p w14:paraId="0B399E15" w14:textId="77777777" w:rsidR="00816171" w:rsidRDefault="00816171">
      <w:pPr>
        <w:spacing w:line="480" w:lineRule="auto"/>
      </w:pPr>
    </w:p>
    <w:p w14:paraId="3C724D31" w14:textId="77777777" w:rsidR="00816171" w:rsidRDefault="00816171">
      <w:pPr>
        <w:spacing w:line="480" w:lineRule="auto"/>
      </w:pPr>
    </w:p>
    <w:p w14:paraId="0808282C" w14:textId="77777777" w:rsidR="00816171" w:rsidRDefault="00816171">
      <w:pPr>
        <w:spacing w:line="480" w:lineRule="auto"/>
      </w:pPr>
    </w:p>
    <w:p w14:paraId="3BF9CB85" w14:textId="77777777" w:rsidR="00816171" w:rsidRDefault="00816171">
      <w:pPr>
        <w:spacing w:line="480" w:lineRule="auto"/>
      </w:pPr>
    </w:p>
    <w:p w14:paraId="7901753F" w14:textId="77777777" w:rsidR="001F1BDB" w:rsidRDefault="009B1DB5">
      <w:pPr>
        <w:spacing w:line="480" w:lineRule="auto"/>
      </w:pPr>
      <w:r>
        <w:tab/>
      </w:r>
    </w:p>
    <w:p w14:paraId="47FBDA1D" w14:textId="77777777" w:rsidR="00816171" w:rsidRDefault="009B1DB5">
      <w:pPr>
        <w:spacing w:line="480" w:lineRule="auto"/>
      </w:pPr>
      <w: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vertAlign w:val="subscript"/>
        </w:rPr>
        <w:t>1</w:t>
      </w:r>
      <w:r>
        <w:t>, X</w:t>
      </w:r>
      <w:r>
        <w:rPr>
          <w:vertAlign w:val="subscript"/>
        </w:rPr>
        <w:t>2</w:t>
      </w:r>
      <w:r>
        <w:t>, … X</w:t>
      </w:r>
      <w:r>
        <w:rPr>
          <w:vertAlign w:val="subscript"/>
        </w:rPr>
        <w:t>n</w:t>
      </w:r>
      <w:r>
        <w:t>) with weights (W</w:t>
      </w:r>
      <w:r>
        <w:rPr>
          <w:vertAlign w:val="subscript"/>
        </w:rPr>
        <w:t>1</w:t>
      </w:r>
      <w:r>
        <w:t>, W</w:t>
      </w:r>
      <w:r>
        <w:rPr>
          <w:vertAlign w:val="subscript"/>
        </w:rPr>
        <w:t>2</w:t>
      </w:r>
      <w:r>
        <w:t>, … W</w:t>
      </w:r>
      <w:r>
        <w:rPr>
          <w:vertAlign w:val="subscript"/>
        </w:rPr>
        <w:t>n</w:t>
      </w:r>
      <w:r>
        <w:t>), which are mapped to the output node Y using an activation function. The activation function takes in the computed probability of the function of the weights W</w:t>
      </w:r>
      <w:r>
        <w:rPr>
          <w:vertAlign w:val="subscript"/>
        </w:rPr>
        <w:t>i</w:t>
      </w:r>
      <w:r>
        <w:t xml:space="preserve"> and predictor variable X</w:t>
      </w:r>
      <w:r>
        <w:rPr>
          <w:vertAlign w:val="subscript"/>
        </w:rPr>
        <w:t xml:space="preserve">i </w:t>
      </w:r>
      <w:r>
        <w:t>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shown below.</w:t>
      </w:r>
    </w:p>
    <w:p w14:paraId="23EB577D" w14:textId="77777777" w:rsidR="00816171" w:rsidRPr="001F1BDB" w:rsidRDefault="00000000" w:rsidP="001F1BDB">
      <w:pPr>
        <w:spacing w:line="480" w:lineRule="auto"/>
      </w:pPr>
      <m:oMathPara>
        <m:oMath>
          <m:acc>
            <m:accPr>
              <m:ctrlPr>
                <w:rPr>
                  <w:rFonts w:ascii="Cambria Math" w:hAnsi="Cambria Math"/>
                  <w:i/>
                </w:rPr>
              </m:ctrlPr>
            </m:accPr>
            <m:e>
              <m:r>
                <w:rPr>
                  <w:rFonts w:ascii="Cambria Math" w:hAnsi="Cambria Math"/>
                </w:rPr>
                <m:t>Y</m:t>
              </m:r>
            </m:e>
          </m:acc>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881ECB" w14:textId="77777777" w:rsidR="00816171" w:rsidRDefault="009B1DB5">
      <w:pPr>
        <w:spacing w:line="480" w:lineRule="auto"/>
      </w:pPr>
      <w:r>
        <w:tab/>
        <w:t xml:space="preserve">While the above equation may work in a variety of settings, there are instances where we need to introduce a bias to a neural network for it to work accordingly. The mentioned bias could be compared to penalizing a regression model. Basically, we introduce a bias neuron that shifts the line of fit to the right or left depending on the original position of the line of fit. Another way to think </w:t>
      </w:r>
      <w:r>
        <w:lastRenderedPageBreak/>
        <w:t xml:space="preserve">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below shows an example of </w:t>
      </w:r>
      <w:r w:rsidR="006058E9">
        <w:t>neural</w:t>
      </w:r>
      <w:r>
        <w:t xml:space="preserve"> network architecture with a single bias neuron.</w:t>
      </w:r>
    </w:p>
    <w:p w14:paraId="7F12170D" w14:textId="77777777" w:rsidR="00816171" w:rsidRDefault="009B1DB5">
      <w:pPr>
        <w:spacing w:line="480" w:lineRule="auto"/>
      </w:pPr>
      <w:r>
        <w:rPr>
          <w:noProof/>
          <w:lang w:eastAsia="en-US" w:bidi="ar-SA"/>
        </w:rPr>
        <w:drawing>
          <wp:anchor distT="0" distB="0" distL="0" distR="0" simplePos="0" relativeHeight="251659264" behindDoc="0" locked="0" layoutInCell="1" hidden="0" allowOverlap="1" wp14:anchorId="6135508B" wp14:editId="555FD39D">
            <wp:simplePos x="0" y="0"/>
            <wp:positionH relativeFrom="column">
              <wp:posOffset>1826577</wp:posOffset>
            </wp:positionH>
            <wp:positionV relativeFrom="paragraph">
              <wp:posOffset>635</wp:posOffset>
            </wp:positionV>
            <wp:extent cx="2466975" cy="1914525"/>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466975" cy="1914525"/>
                    </a:xfrm>
                    <a:prstGeom prst="rect">
                      <a:avLst/>
                    </a:prstGeom>
                    <a:ln/>
                  </pic:spPr>
                </pic:pic>
              </a:graphicData>
            </a:graphic>
          </wp:anchor>
        </w:drawing>
      </w:r>
    </w:p>
    <w:p w14:paraId="740B4E99" w14:textId="77777777" w:rsidR="00816171" w:rsidRDefault="00816171">
      <w:pPr>
        <w:spacing w:line="480" w:lineRule="auto"/>
      </w:pPr>
    </w:p>
    <w:p w14:paraId="70D32D9A" w14:textId="77777777" w:rsidR="006058E9" w:rsidRDefault="006058E9">
      <w:pPr>
        <w:spacing w:line="480" w:lineRule="auto"/>
      </w:pPr>
    </w:p>
    <w:p w14:paraId="70896E0B" w14:textId="77777777" w:rsidR="006058E9" w:rsidRDefault="006058E9">
      <w:pPr>
        <w:spacing w:line="480" w:lineRule="auto"/>
      </w:pPr>
    </w:p>
    <w:p w14:paraId="634F9AFF" w14:textId="77777777" w:rsidR="006058E9" w:rsidRDefault="006058E9">
      <w:pPr>
        <w:spacing w:line="480" w:lineRule="auto"/>
      </w:pPr>
    </w:p>
    <w:p w14:paraId="7FFA2457" w14:textId="77777777" w:rsidR="006058E9" w:rsidRDefault="006058E9">
      <w:pPr>
        <w:spacing w:line="480" w:lineRule="auto"/>
      </w:pPr>
    </w:p>
    <w:p w14:paraId="3A51198A" w14:textId="77777777" w:rsidR="006058E9" w:rsidRDefault="006058E9">
      <w:pPr>
        <w:spacing w:line="480" w:lineRule="auto"/>
      </w:pPr>
    </w:p>
    <w:p w14:paraId="544D8764" w14:textId="77777777" w:rsidR="00816171" w:rsidRDefault="009B1DB5">
      <w:pPr>
        <w:spacing w:line="480" w:lineRule="auto"/>
      </w:pPr>
      <w:r>
        <w:t xml:space="preserve">Thus, the perceptron of a single layer neural network is shown in the formula below. The output is represented by </w:t>
      </w:r>
      <m:oMath>
        <m:acc>
          <m:accPr>
            <m:ctrlPr>
              <w:rPr>
                <w:rFonts w:ascii="Cambria Math" w:hAnsi="Cambria Math"/>
                <w:i/>
              </w:rPr>
            </m:ctrlPr>
          </m:accPr>
          <m:e>
            <m:r>
              <w:rPr>
                <w:rFonts w:ascii="Cambria Math" w:hAnsi="Cambria Math"/>
              </w:rPr>
              <m:t>Y</m:t>
            </m:r>
          </m:e>
        </m:acc>
      </m:oMath>
      <w:r>
        <w:t xml:space="preserve">, which is equal to the sum of weight </w:t>
      </w:r>
      <w:r w:rsidR="008B2046">
        <w:t>W (</w:t>
      </w:r>
      <w:r>
        <w:t>W</w:t>
      </w:r>
      <w:r>
        <w:rPr>
          <w:vertAlign w:val="subscript"/>
        </w:rPr>
        <w:t>1</w:t>
      </w:r>
      <w:r>
        <w:t>, W</w:t>
      </w:r>
      <w:r>
        <w:rPr>
          <w:vertAlign w:val="subscript"/>
        </w:rPr>
        <w:t>2</w:t>
      </w:r>
      <w:r w:rsidR="008B2046">
        <w:t>…</w:t>
      </w:r>
      <w:r>
        <w:t xml:space="preserve"> W</w:t>
      </w:r>
      <w:r>
        <w:rPr>
          <w:vertAlign w:val="subscript"/>
        </w:rPr>
        <w:t>n</w:t>
      </w:r>
      <w:r>
        <w:t>) multiplied by the predictor variables X(X</w:t>
      </w:r>
      <w:r>
        <w:rPr>
          <w:vertAlign w:val="subscript"/>
        </w:rPr>
        <w:t>1</w:t>
      </w:r>
      <w:r>
        <w:t>, X</w:t>
      </w:r>
      <w:r>
        <w:rPr>
          <w:vertAlign w:val="subscript"/>
        </w:rPr>
        <w:t>2</w:t>
      </w:r>
      <w:r w:rsidR="008B2046">
        <w:t>…</w:t>
      </w:r>
      <w:r>
        <w:t xml:space="preserve"> X</w:t>
      </w:r>
      <w:r>
        <w:rPr>
          <w:vertAlign w:val="subscript"/>
        </w:rPr>
        <w:t>n</w:t>
      </w:r>
      <w:r>
        <w:t>)</w:t>
      </w:r>
      <w:r w:rsidR="008B2046">
        <w:t xml:space="preserve"> </w:t>
      </w:r>
      <w:r>
        <w:t xml:space="preserve"> plus the bias neuron b.</w:t>
      </w:r>
    </w:p>
    <w:p w14:paraId="3D4FF360" w14:textId="77777777" w:rsidR="006058E9" w:rsidRDefault="00000000">
      <m:oMathPara>
        <m:oMath>
          <m:acc>
            <m:accPr>
              <m:ctrlPr>
                <w:rPr>
                  <w:rFonts w:ascii="Cambria Math" w:hAnsi="Cambria Math"/>
                  <w:i/>
                </w:rPr>
              </m:ctrlPr>
            </m:accPr>
            <m:e>
              <m:r>
                <w:rPr>
                  <w:rFonts w:ascii="Cambria Math" w:hAnsi="Cambria Math"/>
                </w:rPr>
                <m:t>Y</m:t>
              </m:r>
            </m:e>
          </m:acc>
          <m:r>
            <w:rPr>
              <w:rFonts w:ascii="Cambria Math" w:hAnsi="Cambria Math"/>
            </w:rPr>
            <m:t xml:space="preserve"> =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oMath>
      </m:oMathPara>
    </w:p>
    <w:p w14:paraId="3F3880DE" w14:textId="77777777" w:rsidR="00816171" w:rsidRDefault="00816171">
      <w:pPr>
        <w:rPr>
          <w:rFonts w:ascii="Cambria Math" w:eastAsia="Cambria Math" w:hAnsi="Cambria Math" w:cs="Cambria Math"/>
        </w:rPr>
      </w:pPr>
    </w:p>
    <w:p w14:paraId="75B49A10" w14:textId="77777777" w:rsidR="00816171" w:rsidRDefault="009B1DB5" w:rsidP="00AC518A">
      <w:pPr>
        <w:pStyle w:val="Heading2"/>
        <w:pPrChange w:id="37" w:author="Jane Aduda" w:date="2023-09-04T11:20:00Z">
          <w:pPr>
            <w:pStyle w:val="Heading2"/>
            <w:spacing w:line="480" w:lineRule="auto"/>
          </w:pPr>
        </w:pPrChange>
      </w:pPr>
      <w:bookmarkStart w:id="38" w:name="_heading=h.9gict8km0erz" w:colFirst="0" w:colLast="0"/>
      <w:bookmarkStart w:id="39" w:name="_Toc139099754"/>
      <w:bookmarkEnd w:id="38"/>
      <w:r>
        <w:t>2.3.1 Neural Network Architectures</w:t>
      </w:r>
      <w:bookmarkEnd w:id="39"/>
    </w:p>
    <w:p w14:paraId="2C875AB7" w14:textId="77777777" w:rsidR="00816171" w:rsidRDefault="009B1DB5">
      <w:pPr>
        <w:spacing w:line="480" w:lineRule="auto"/>
      </w:pPr>
      <w:r>
        <w:tab/>
        <w:t xml:space="preserve">The single layer neural network architecture is the basis of neural networks and has already been discussed in the introductory section of neural networks. Other neural network architectures include the multiple layer neural network, radial basis functions neural networks, restricted </w:t>
      </w:r>
      <w:r w:rsidR="006058E9">
        <w:t>Boltzmann</w:t>
      </w:r>
      <w:r>
        <w:t xml:space="preserve"> machines, the convolution neural network, and the recurrent neural network, However, the multilayer neural network (ANN), </w:t>
      </w:r>
      <w:r w:rsidR="00742756">
        <w:t xml:space="preserve">and the convolution neural network </w:t>
      </w:r>
      <w:r>
        <w:t>will be discussed in this paper</w:t>
      </w:r>
      <w:r w:rsidR="00742756">
        <w:t xml:space="preserve"> because those are some of the tools the researcher will be using in this study</w:t>
      </w:r>
      <w:r>
        <w:t>.</w:t>
      </w:r>
    </w:p>
    <w:p w14:paraId="5FAFDE8B" w14:textId="77777777" w:rsidR="00816171" w:rsidRDefault="009B1DB5">
      <w:pPr>
        <w:pStyle w:val="Heading3"/>
        <w:spacing w:line="360" w:lineRule="auto"/>
      </w:pPr>
      <w:bookmarkStart w:id="40" w:name="_heading=h.wgtdmttqie3v" w:colFirst="0" w:colLast="0"/>
      <w:bookmarkStart w:id="41" w:name="_Toc139099755"/>
      <w:bookmarkEnd w:id="40"/>
      <w:r>
        <w:lastRenderedPageBreak/>
        <w:t>2.3.1.0 Multiple Layer Neural Network</w:t>
      </w:r>
      <w:bookmarkEnd w:id="41"/>
    </w:p>
    <w:p w14:paraId="78F95FF2" w14:textId="77777777" w:rsidR="00511D29" w:rsidRDefault="009B1DB5" w:rsidP="00B826BD">
      <w:pPr>
        <w:spacing w:line="480" w:lineRule="auto"/>
      </w:pPr>
      <w:r>
        <w:rPr>
          <w:b/>
        </w:rPr>
        <w:tab/>
      </w:r>
      <w:r>
        <w:t xml:space="preserve">As the title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w:t>
      </w:r>
      <w:r w:rsidR="0042722C">
        <w:t>layer (</w:t>
      </w:r>
      <w:r>
        <w:t xml:space="preserve">for a case of a neural network with two layers). </w:t>
      </w:r>
      <w:r w:rsidR="006058E9">
        <w:t>It is important to highlight that t</w:t>
      </w:r>
      <w:r>
        <w:t xml:space="preserve">he training process of a multilayer neural network involves the </w:t>
      </w:r>
      <w:r w:rsidR="00977652">
        <w:t xml:space="preserve">backpropagation </w:t>
      </w:r>
      <w:r>
        <w:t>algorithm or the generalized Delta rule (Da Silva</w:t>
      </w:r>
      <w:r w:rsidR="0042722C">
        <w:t xml:space="preserve"> </w:t>
      </w:r>
      <w:r>
        <w:t>et al.</w:t>
      </w:r>
      <w:r w:rsidR="0042722C">
        <w:t>, 2017</w:t>
      </w:r>
      <w:r>
        <w:t>).</w:t>
      </w:r>
      <w:r w:rsidR="00977652">
        <w:t xml:space="preserve"> </w:t>
      </w:r>
      <w:r w:rsidR="00794BD1">
        <w:t>The backpropagation algorithm</w:t>
      </w:r>
      <w:r w:rsidR="0079619C">
        <w:t xml:space="preserve">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14:paraId="11E2C4DF" w14:textId="77777777" w:rsidR="00CD2014" w:rsidRPr="00511D29" w:rsidRDefault="00CD2014" w:rsidP="00CD2014">
      <w:pPr>
        <w:pStyle w:val="Heading4"/>
      </w:pPr>
      <w:r>
        <w:t>2.3.1.0.1 Deriving the Backpropagation Algorithm</w:t>
      </w:r>
    </w:p>
    <w:p w14:paraId="43A75F86" w14:textId="77777777" w:rsidR="00B826BD" w:rsidRDefault="002B1485" w:rsidP="00CD2014">
      <w:pPr>
        <w:spacing w:line="480" w:lineRule="auto"/>
      </w:pPr>
      <w:r>
        <w:t xml:space="preserve">Let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L</m:t>
            </m:r>
          </m:sup>
        </m:sSubSup>
      </m:oMath>
      <w:r>
        <w:t xml:space="preserve"> be the weight matrices denoting the value of the synaptic weight that connects the j</w:t>
      </w:r>
      <w:r w:rsidRPr="00E92580">
        <w:rPr>
          <w:vertAlign w:val="superscript"/>
        </w:rPr>
        <w:t>th</w:t>
      </w:r>
      <w:r>
        <w:t xml:space="preserve"> neuron of layer (L) to the i</w:t>
      </w:r>
      <w:r w:rsidRPr="00E92580">
        <w:rPr>
          <w:vertAlign w:val="superscript"/>
        </w:rPr>
        <w:t>th</w:t>
      </w:r>
      <w:r>
        <w:t xml:space="preserve"> neuron of layer (L − 1).</w:t>
      </w:r>
      <w:r w:rsidR="00E92580">
        <w:t xml:space="preserve"> Consider the image in the figure below</w:t>
      </w:r>
    </w:p>
    <w:p w14:paraId="07088095" w14:textId="77777777" w:rsidR="00E92580" w:rsidRDefault="00000000" w:rsidP="00E92580">
      <w:pPr>
        <w:pStyle w:val="ListParagraph"/>
        <w:numPr>
          <w:ilvl w:val="0"/>
          <w:numId w:val="4"/>
        </w:num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rsidR="00E92580">
        <w:t xml:space="preserve"> Is the synaptic weight connecting the j</w:t>
      </w:r>
      <w:r w:rsidR="00E92580" w:rsidRPr="00E92580">
        <w:rPr>
          <w:vertAlign w:val="superscript"/>
        </w:rPr>
        <w:t>th</w:t>
      </w:r>
      <w:r w:rsidR="00E92580">
        <w:t xml:space="preserve"> neuron of </w:t>
      </w:r>
      <w:r w:rsidR="00EA6D50">
        <w:t>output</w:t>
      </w:r>
      <w:r w:rsidR="00E92580">
        <w:t xml:space="preserve"> layer to the i</w:t>
      </w:r>
      <w:r w:rsidR="00E92580" w:rsidRPr="00E92580">
        <w:rPr>
          <w:vertAlign w:val="superscript"/>
        </w:rPr>
        <w:t>th</w:t>
      </w:r>
      <w:r w:rsidR="00E92580">
        <w:t xml:space="preserve"> neuron </w:t>
      </w:r>
      <w:r w:rsidR="00EA6D50">
        <w:t>of layer 2.</w:t>
      </w:r>
    </w:p>
    <w:p w14:paraId="6C3992FE" w14:textId="77777777" w:rsidR="00EA6D50" w:rsidRDefault="00000000" w:rsidP="00EA6D50">
      <w:pPr>
        <w:pStyle w:val="ListParagraph"/>
        <w:numPr>
          <w:ilvl w:val="0"/>
          <w:numId w:val="4"/>
        </w:num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rsidR="00EA6D50" w:rsidRPr="00EA6D50">
        <w:t xml:space="preserve"> </w:t>
      </w:r>
      <w:r w:rsidR="00EA6D50">
        <w:t>Is the synaptic weight connecting the j</w:t>
      </w:r>
      <w:r w:rsidR="00EA6D50" w:rsidRPr="00E92580">
        <w:rPr>
          <w:vertAlign w:val="superscript"/>
        </w:rPr>
        <w:t>th</w:t>
      </w:r>
      <w:r w:rsidR="00EA6D50">
        <w:t xml:space="preserve"> neuron of hidden layer 2 to the i</w:t>
      </w:r>
      <w:r w:rsidR="00EA6D50" w:rsidRPr="00E92580">
        <w:rPr>
          <w:vertAlign w:val="superscript"/>
        </w:rPr>
        <w:t>th</w:t>
      </w:r>
      <w:r w:rsidR="00EA6D50">
        <w:t xml:space="preserve"> neuron of layer 1.</w:t>
      </w:r>
    </w:p>
    <w:p w14:paraId="77C90352" w14:textId="77777777" w:rsidR="00E92580" w:rsidRDefault="00000000" w:rsidP="00EA6D50">
      <w:pPr>
        <w:pStyle w:val="ListParagraph"/>
        <w:numPr>
          <w:ilvl w:val="0"/>
          <w:numId w:val="4"/>
        </w:num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rsidR="00EA6D50" w:rsidRPr="00EA6D50">
        <w:t xml:space="preserve"> </w:t>
      </w:r>
      <w:r w:rsidR="00EA6D50">
        <w:t>Is the synaptic weight connecting the j</w:t>
      </w:r>
      <w:r w:rsidR="00EA6D50" w:rsidRPr="00E92580">
        <w:rPr>
          <w:vertAlign w:val="superscript"/>
        </w:rPr>
        <w:t>th</w:t>
      </w:r>
      <w:r w:rsidR="00EA6D50">
        <w:t xml:space="preserve"> neuron of hidden layer 1 to the i</w:t>
      </w:r>
      <w:r w:rsidR="00EA6D50" w:rsidRPr="00E92580">
        <w:rPr>
          <w:vertAlign w:val="superscript"/>
        </w:rPr>
        <w:t>th</w:t>
      </w:r>
      <w:r w:rsidR="00EA6D50">
        <w:t xml:space="preserve"> signal of the input layer.</w:t>
      </w:r>
    </w:p>
    <w:p w14:paraId="7591541A" w14:textId="77777777" w:rsidR="00CD2014" w:rsidRDefault="00CD2014" w:rsidP="00E92580">
      <w:pPr>
        <w:spacing w:line="480" w:lineRule="auto"/>
      </w:pPr>
    </w:p>
    <w:p w14:paraId="63545843" w14:textId="77777777" w:rsidR="00CD2014" w:rsidRDefault="00CD2014" w:rsidP="00CD2014">
      <w:pPr>
        <w:spacing w:line="480" w:lineRule="auto"/>
        <w:jc w:val="center"/>
      </w:pPr>
      <w:r>
        <w:rPr>
          <w:noProof/>
          <w:lang w:eastAsia="en-US" w:bidi="ar-SA"/>
        </w:rPr>
        <w:lastRenderedPageBreak/>
        <w:drawing>
          <wp:inline distT="0" distB="0" distL="0" distR="0" wp14:anchorId="5846162F" wp14:editId="13CDF559">
            <wp:extent cx="4171950" cy="258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171950" cy="2581275"/>
                    </a:xfrm>
                    <a:prstGeom prst="rect">
                      <a:avLst/>
                    </a:prstGeom>
                  </pic:spPr>
                </pic:pic>
              </a:graphicData>
            </a:graphic>
          </wp:inline>
        </w:drawing>
      </w:r>
    </w:p>
    <w:p w14:paraId="35CAF50E" w14:textId="77777777" w:rsidR="002B1485" w:rsidRDefault="00B2666F" w:rsidP="00E92580">
      <w:pPr>
        <w:spacing w:line="480" w:lineRule="auto"/>
      </w:pPr>
      <w:r>
        <w:t xml:space="preserve">Let </w:t>
      </w: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L</m:t>
            </m:r>
          </m:sup>
        </m:sSubSup>
      </m:oMath>
      <w:r>
        <w:t xml:space="preserve"> be vectors whose elements denote the weighted inputs of the j</w:t>
      </w:r>
      <w:r w:rsidRPr="00E92580">
        <w:rPr>
          <w:vertAlign w:val="superscript"/>
        </w:rPr>
        <w:t>th</w:t>
      </w:r>
      <w:r>
        <w:t xml:space="preserve"> neuron of layer L</w:t>
      </w:r>
      <w:r w:rsidR="00EA6D50">
        <w:t xml:space="preserve"> and are defined as the following.</w:t>
      </w:r>
    </w:p>
    <w:p w14:paraId="4627F772" w14:textId="77777777" w:rsidR="00EA6D50" w:rsidRDefault="00000000" w:rsidP="00E92580">
      <w:pPr>
        <w:spacing w:line="480" w:lineRule="auto"/>
      </w:pP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1,0</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1,n</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63C96">
        <w:t xml:space="preserve">          </w:t>
      </w:r>
      <w:r w:rsidR="002722A8">
        <w:t xml:space="preserve">                            (2.0</w:t>
      </w:r>
      <w:r w:rsidR="00563C96">
        <w:t>)</w:t>
      </w:r>
    </w:p>
    <w:p w14:paraId="064CB6B2" w14:textId="77777777" w:rsidR="0051184F" w:rsidRDefault="00000000" w:rsidP="00E92580">
      <w:pPr>
        <w:spacing w:line="480" w:lineRule="auto"/>
      </w:pP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 </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1,0</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1</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1</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1,n1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n1</m:t>
            </m:r>
          </m:sub>
          <m:sup>
            <m:r>
              <w:rPr>
                <w:rFonts w:ascii="Cambria Math" w:hAnsi="Cambria Math"/>
              </w:rPr>
              <m:t>1</m:t>
            </m:r>
          </m:sup>
        </m:sSubSup>
      </m:oMath>
      <w:r w:rsidR="00563C96">
        <w:t xml:space="preserve">    </w:t>
      </w:r>
      <w:r w:rsidR="002722A8">
        <w:t xml:space="preserve">                            (2.1</w:t>
      </w:r>
      <w:r w:rsidR="00563C96">
        <w:t>)</w:t>
      </w:r>
    </w:p>
    <w:p w14:paraId="48097BD1" w14:textId="77777777" w:rsidR="00563C96" w:rsidRPr="002722A8" w:rsidRDefault="00000000" w:rsidP="00E92580">
      <w:pPr>
        <w:spacing w:line="480" w:lineRule="auto"/>
      </w:pPr>
      <m:oMath>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n2</m:t>
            </m:r>
          </m:sup>
          <m:e>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1,0</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1,1</m:t>
            </m:r>
          </m:sub>
          <m:sup>
            <m:r>
              <w:rPr>
                <w:rFonts w:ascii="Cambria Math" w:hAnsi="Cambria Math"/>
              </w:rPr>
              <m:t>3</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1,n1</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n2</m:t>
            </m:r>
          </m:sub>
          <m:sup>
            <m:r>
              <w:rPr>
                <w:rFonts w:ascii="Cambria Math" w:hAnsi="Cambria Math"/>
              </w:rPr>
              <m:t>2</m:t>
            </m:r>
          </m:sup>
        </m:sSubSup>
      </m:oMath>
      <w:r w:rsidR="0051184F">
        <w:t xml:space="preserve">    </w:t>
      </w:r>
      <w:r w:rsidR="002722A8">
        <w:t xml:space="preserve">                            (2.2</w:t>
      </w:r>
      <w:r w:rsidR="0051184F">
        <w:t>)</w:t>
      </w:r>
    </w:p>
    <w:p w14:paraId="2EDFE0C3" w14:textId="77777777" w:rsidR="003C7145" w:rsidRDefault="009C3A74" w:rsidP="00E92580">
      <w:pPr>
        <w:spacing w:line="480" w:lineRule="auto"/>
      </w:pPr>
      <w:r>
        <w:t xml:space="preserve">Let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L</m:t>
            </m:r>
          </m:sup>
        </m:sSubSup>
      </m:oMath>
      <w:r>
        <w:t xml:space="preserve"> be vectors whose elements denote the output of the jth neuron related to the layer L and are defined as:</w:t>
      </w:r>
    </w:p>
    <w:p w14:paraId="5DBE5887" w14:textId="77777777" w:rsidR="003C7145" w:rsidRPr="002722A8" w:rsidRDefault="00000000" w:rsidP="002722A8">
      <w:pPr>
        <w:spacing w:line="480" w:lineRule="auto"/>
      </w:pP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r>
          <w:rPr>
            <w:rFonts w:ascii="Cambria Math" w:hAnsi="Cambria Math"/>
          </w:rPr>
          <m:t>=g</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e>
        </m:d>
      </m:oMath>
      <w:r w:rsidR="002722A8">
        <w:tab/>
      </w:r>
      <w:r w:rsidR="002722A8">
        <w:tab/>
      </w:r>
      <w:r w:rsidR="002722A8">
        <w:tab/>
      </w:r>
      <w:r w:rsidR="002722A8">
        <w:tab/>
      </w:r>
      <w:r w:rsidR="002722A8">
        <w:tab/>
      </w:r>
      <w:r w:rsidR="002722A8">
        <w:tab/>
      </w:r>
      <w:r w:rsidR="002722A8">
        <w:tab/>
      </w:r>
      <w:r w:rsidR="002722A8">
        <w:tab/>
      </w:r>
      <w:r w:rsidR="002722A8">
        <w:tab/>
      </w:r>
      <w:r w:rsidR="002722A8">
        <w:tab/>
      </w:r>
      <w:r w:rsidR="002722A8">
        <w:tab/>
        <w:t xml:space="preserve">      (2.3)</w:t>
      </w:r>
    </w:p>
    <w:p w14:paraId="6A571C04" w14:textId="77777777" w:rsidR="003C7145" w:rsidRPr="002722A8" w:rsidRDefault="00000000" w:rsidP="002722A8">
      <w:pPr>
        <w:spacing w:line="480" w:lineRule="auto"/>
      </w:pP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r>
          <w:rPr>
            <w:rFonts w:ascii="Cambria Math" w:hAnsi="Cambria Math"/>
          </w:rPr>
          <m:t>=g</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e>
        </m:d>
      </m:oMath>
      <w:r w:rsidR="002722A8">
        <w:tab/>
      </w:r>
      <w:r w:rsidR="002722A8">
        <w:tab/>
      </w:r>
      <w:r w:rsidR="002722A8">
        <w:tab/>
      </w:r>
      <w:r w:rsidR="002722A8">
        <w:tab/>
      </w:r>
      <w:r w:rsidR="002722A8">
        <w:tab/>
      </w:r>
      <w:r w:rsidR="002722A8">
        <w:tab/>
      </w:r>
      <w:r w:rsidR="002722A8">
        <w:tab/>
      </w:r>
      <w:r w:rsidR="002722A8">
        <w:tab/>
      </w:r>
      <w:r w:rsidR="002722A8">
        <w:tab/>
      </w:r>
      <w:r w:rsidR="002722A8">
        <w:tab/>
      </w:r>
      <w:r w:rsidR="002722A8">
        <w:tab/>
        <w:t xml:space="preserve">      (2.4)</w:t>
      </w:r>
    </w:p>
    <w:p w14:paraId="2ADAB1A7" w14:textId="77777777" w:rsidR="003C7145" w:rsidRPr="002722A8" w:rsidRDefault="00000000" w:rsidP="002722A8">
      <w:pPr>
        <w:spacing w:line="480" w:lineRule="auto"/>
      </w:pP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r>
          <w:rPr>
            <w:rFonts w:ascii="Cambria Math" w:hAnsi="Cambria Math"/>
          </w:rPr>
          <m:t>=g(</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r>
          <w:rPr>
            <w:rFonts w:ascii="Cambria Math" w:hAnsi="Cambria Math"/>
          </w:rPr>
          <m:t>)</m:t>
        </m:r>
      </m:oMath>
      <w:r w:rsidR="002722A8">
        <w:tab/>
      </w:r>
      <w:r w:rsidR="002722A8">
        <w:tab/>
      </w:r>
      <w:r w:rsidR="002722A8">
        <w:tab/>
      </w:r>
      <w:r w:rsidR="002722A8">
        <w:tab/>
      </w:r>
      <w:r w:rsidR="002722A8">
        <w:tab/>
      </w:r>
      <w:r w:rsidR="002722A8">
        <w:tab/>
      </w:r>
      <w:r w:rsidR="002722A8">
        <w:tab/>
      </w:r>
      <w:r w:rsidR="002722A8">
        <w:tab/>
      </w:r>
      <w:r w:rsidR="002722A8">
        <w:tab/>
      </w:r>
      <w:r w:rsidR="002722A8">
        <w:tab/>
      </w:r>
      <w:r w:rsidR="002722A8">
        <w:tab/>
        <w:t xml:space="preserve">      (2.5)</w:t>
      </w:r>
    </w:p>
    <w:p w14:paraId="22DE123C" w14:textId="77777777" w:rsidR="003C7145" w:rsidRDefault="00EE1A28" w:rsidP="00EE1A28">
      <w:pPr>
        <w:spacing w:line="480" w:lineRule="auto"/>
        <w:ind w:firstLine="720"/>
      </w:pPr>
      <w:r>
        <w:t xml:space="preserve">Another important aspect of the backpropagation </w:t>
      </w:r>
      <w:r w:rsidR="00A6372B">
        <w:t>is</w:t>
      </w:r>
      <w:r>
        <w:t xml:space="preserve"> the chain rule, which is defined as</w:t>
      </w:r>
      <w:r w:rsidR="00A6372B">
        <w:t xml:space="preserve">: </w:t>
      </w:r>
      <m:oMath>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 xml:space="preserve"> </m:t>
        </m:r>
        <m:d>
          <m:dPr>
            <m:begChr m:val="["/>
            <m:endChr m:val="]"/>
            <m:ctrlPr>
              <w:rPr>
                <w:rFonts w:ascii="Cambria Math" w:hAnsi="Cambria Math"/>
                <w:i/>
              </w:rPr>
            </m:ctrlPr>
          </m:dPr>
          <m:e>
            <m:r>
              <w:rPr>
                <w:rFonts w:ascii="Cambria Math" w:hAnsi="Cambria Math"/>
              </w:rPr>
              <m:t>f(g(x))</m:t>
            </m:r>
          </m:e>
        </m:d>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(x)</m:t>
        </m:r>
      </m:oMath>
      <w:r>
        <w:t xml:space="preserve">. </w:t>
      </w:r>
      <w:r w:rsidR="00A6372B">
        <w:t xml:space="preserve">The next step of deriving the backpropagation algorithm involves defining a function that can represent the approximation error. It is important to highlight that this function will measure the deviation between the actual values and the predicted values. </w:t>
      </w:r>
      <w:r w:rsidR="00A54D9B">
        <w:t>As a result the squared error function is employed to measure the deviation in question. This error function will be defined as follows.</w:t>
      </w:r>
    </w:p>
    <w:p w14:paraId="3C6E54F9" w14:textId="77777777" w:rsidR="00A54D9B" w:rsidRPr="00891880" w:rsidRDefault="00A54D9B" w:rsidP="00A54D9B">
      <w:pPr>
        <w:spacing w:line="480" w:lineRule="auto"/>
      </w:pPr>
      <m:oMath>
        <m:r>
          <w:rPr>
            <w:rFonts w:ascii="Cambria Math" w:hAnsi="Cambria Math"/>
          </w:rPr>
          <w:lastRenderedPageBreak/>
          <m:t>E</m:t>
        </m:r>
        <m:d>
          <m:dPr>
            <m:ctrlPr>
              <w:rPr>
                <w:rFonts w:ascii="Cambria Math" w:hAnsi="Cambria Math"/>
                <w:i/>
              </w:rPr>
            </m:ctrlPr>
          </m:dPr>
          <m:e>
            <m:r>
              <w:rPr>
                <w:rFonts w:ascii="Cambria Math" w:hAnsi="Cambria Math"/>
              </w:rPr>
              <m:t>k</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n3</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e>
                </m:d>
              </m:e>
              <m:sup>
                <m:r>
                  <w:rPr>
                    <w:rFonts w:ascii="Cambria Math" w:hAnsi="Cambria Math"/>
                  </w:rPr>
                  <m:t>2</m:t>
                </m:r>
              </m:sup>
            </m:sSup>
          </m:e>
        </m:nary>
      </m:oMath>
      <w:r w:rsidR="00891880">
        <w:tab/>
      </w:r>
      <w:r w:rsidR="00891880">
        <w:tab/>
      </w:r>
      <w:r w:rsidR="00891880">
        <w:tab/>
      </w:r>
      <w:r w:rsidR="00891880">
        <w:tab/>
      </w:r>
      <w:r w:rsidR="00891880">
        <w:tab/>
      </w:r>
      <w:r w:rsidR="00891880">
        <w:tab/>
      </w:r>
      <w:r w:rsidR="00891880">
        <w:tab/>
      </w:r>
      <w:r w:rsidR="00891880">
        <w:tab/>
        <w:t xml:space="preserve">     (2.6)</w:t>
      </w:r>
    </w:p>
    <w:p w14:paraId="6FBEB1BD" w14:textId="77777777" w:rsidR="00CC5127" w:rsidRDefault="008B425B" w:rsidP="008B425B">
      <w:pPr>
        <w:spacing w:line="480" w:lineRule="auto"/>
      </w:pPr>
      <w:r>
        <w:t xml:space="preserve">Where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
          <m:dPr>
            <m:ctrlPr>
              <w:rPr>
                <w:rFonts w:ascii="Cambria Math" w:hAnsi="Cambria Math"/>
                <w:i/>
              </w:rPr>
            </m:ctrlPr>
          </m:dPr>
          <m:e>
            <m:r>
              <w:rPr>
                <w:rFonts w:ascii="Cambria Math" w:hAnsi="Cambria Math"/>
              </w:rPr>
              <m:t>k</m:t>
            </m:r>
          </m:e>
        </m:d>
      </m:oMath>
      <w:r>
        <w:t xml:space="preserve">  is the value produced by the jth output neuron of the network for the k</w:t>
      </w:r>
      <w:r w:rsidRPr="008B425B">
        <w:rPr>
          <w:vertAlign w:val="superscript"/>
        </w:rPr>
        <w:t>th</w:t>
      </w:r>
      <w:r>
        <w:t xml:space="preserve"> training sample, while </w:t>
      </w:r>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k</m:t>
            </m:r>
          </m:e>
        </m:d>
      </m:oMath>
      <w:r>
        <w:t xml:space="preserve"> is the corresponding desired value.</w:t>
      </w:r>
      <w:r w:rsidR="00527C3C">
        <w:t xml:space="preserve"> If there are p training samples the performance of the backpropagation algorithm would be calculated using the mean squared error defined by</w:t>
      </w:r>
    </w:p>
    <w:p w14:paraId="01B5A556" w14:textId="77777777" w:rsidR="00CC5127" w:rsidRDefault="00527C3C" w:rsidP="008B425B">
      <w:pPr>
        <w:spacing w:line="480" w:lineRule="auto"/>
      </w:pPr>
      <w:r>
        <w:t xml:space="preserve"> </w:t>
      </w:r>
      <m:oMath>
        <m:sSub>
          <m:sSubPr>
            <m:ctrlPr>
              <w:rPr>
                <w:rFonts w:ascii="Cambria Math" w:hAnsi="Cambria Math"/>
                <w:i/>
              </w:rPr>
            </m:ctrlPr>
          </m:sSubPr>
          <m:e>
            <m:r>
              <w:rPr>
                <w:rFonts w:ascii="Cambria Math" w:hAnsi="Cambria Math"/>
              </w:rPr>
              <m:t>E</m:t>
            </m:r>
          </m:e>
          <m:sub>
            <m:r>
              <w:rPr>
                <w:rFonts w:ascii="Cambria Math" w:hAnsi="Cambria Math"/>
              </w:rPr>
              <m:t>m</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p</m:t>
            </m:r>
          </m:sup>
          <m:e>
            <m:r>
              <w:rPr>
                <w:rFonts w:ascii="Cambria Math" w:hAnsi="Cambria Math"/>
              </w:rPr>
              <m:t>E</m:t>
            </m:r>
            <m:d>
              <m:dPr>
                <m:ctrlPr>
                  <w:rPr>
                    <w:rFonts w:ascii="Cambria Math" w:hAnsi="Cambria Math"/>
                    <w:i/>
                  </w:rPr>
                </m:ctrlPr>
              </m:dPr>
              <m:e>
                <m:r>
                  <w:rPr>
                    <w:rFonts w:ascii="Cambria Math" w:hAnsi="Cambria Math"/>
                  </w:rPr>
                  <m:t>k</m:t>
                </m:r>
              </m:e>
            </m:d>
          </m:e>
        </m:nary>
      </m:oMath>
      <w:r>
        <w:t xml:space="preserve"> </w:t>
      </w:r>
      <w:r w:rsidR="00CC5127">
        <w:tab/>
      </w:r>
      <w:r w:rsidR="00CC5127">
        <w:tab/>
      </w:r>
      <w:r w:rsidR="00CC5127">
        <w:tab/>
      </w:r>
      <w:r w:rsidR="00CC5127">
        <w:tab/>
      </w:r>
      <w:r w:rsidR="00CC5127">
        <w:tab/>
      </w:r>
      <w:r w:rsidR="00CC5127">
        <w:tab/>
      </w:r>
      <w:r w:rsidR="00CC5127">
        <w:tab/>
      </w:r>
      <w:r w:rsidR="00CC5127">
        <w:tab/>
      </w:r>
      <w:r w:rsidR="00CC5127">
        <w:tab/>
      </w:r>
      <w:r w:rsidR="00CC5127">
        <w:tab/>
        <w:t xml:space="preserve">      (2.7)</w:t>
      </w:r>
    </w:p>
    <w:p w14:paraId="30948984" w14:textId="77777777" w:rsidR="00816171" w:rsidRDefault="00CC5127" w:rsidP="008B425B">
      <w:pPr>
        <w:spacing w:line="480" w:lineRule="auto"/>
      </w:pPr>
      <w:r>
        <w:t>Where</w:t>
      </w:r>
      <w:r w:rsidR="00527C3C">
        <w:t xml:space="preserve"> </w:t>
      </w:r>
      <m:oMath>
        <m:r>
          <w:rPr>
            <w:rFonts w:ascii="Cambria Math" w:hAnsi="Cambria Math"/>
          </w:rPr>
          <m:t>E</m:t>
        </m:r>
        <m:d>
          <m:dPr>
            <m:ctrlPr>
              <w:rPr>
                <w:rFonts w:ascii="Cambria Math" w:hAnsi="Cambria Math"/>
                <w:i/>
              </w:rPr>
            </m:ctrlPr>
          </m:dPr>
          <m:e>
            <m:r>
              <w:rPr>
                <w:rFonts w:ascii="Cambria Math" w:hAnsi="Cambria Math"/>
              </w:rPr>
              <m:t>k</m:t>
            </m:r>
          </m:e>
        </m:d>
      </m:oMath>
      <w:r w:rsidR="00527C3C">
        <w:t xml:space="preserve"> is the squared error obtained in equation 2.6</w:t>
      </w:r>
      <w:r w:rsidR="00663BD5">
        <w:t>. In order to communicate the derivation of the backpropagation algorithm the process will be divided into two parts. The first part will focus on</w:t>
      </w:r>
      <w:r w:rsidR="00A77C76">
        <w:t xml:space="preserve"> the synaptic adjustment of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oMath>
      <w:r w:rsidR="00A77C76">
        <w:t xml:space="preserve">, which represents the output layer. </w:t>
      </w:r>
      <w:r w:rsidR="00FC6FCA">
        <w:t xml:space="preserve">The second part will focus on adjusting intermediate layers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oMath>
      <w:r w:rsidR="00FC6FCA">
        <w:t xml:space="preserve"> and </w:t>
      </w: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oMath>
      <w:r w:rsidR="00FC6FCA">
        <w:t>.</w:t>
      </w:r>
    </w:p>
    <w:p w14:paraId="4D6C6C6A" w14:textId="77777777" w:rsidR="00527C3C" w:rsidRPr="00061AC7" w:rsidRDefault="00FC6FCA" w:rsidP="00061AC7">
      <w:pPr>
        <w:pStyle w:val="Heading5"/>
      </w:pPr>
      <w:r w:rsidRPr="00061AC7">
        <w:t>Adjusting the Synaptic Weights of the Output Layer</w:t>
      </w:r>
    </w:p>
    <w:p w14:paraId="5387F8B8" w14:textId="77777777" w:rsidR="00FC6FCA" w:rsidRDefault="00C02BFF" w:rsidP="00C02BFF">
      <w:pPr>
        <w:spacing w:line="480" w:lineRule="auto"/>
        <w:ind w:firstLine="720"/>
      </w:pPr>
      <w:r>
        <w:t xml:space="preserve">Prior to diving into the mathematics of deriving the backpropagation algorithm, it should be noted that the purpose of the training process in output layer is to minimize the error between predicted and actual values. This will be achieved by minimizing the difference between </w:t>
      </w:r>
      <w:r w:rsidR="00B964BD">
        <w:t xml:space="preserve">the predicted and actual values. In short, </w:t>
      </w:r>
      <w:r w:rsidR="00B964BD" w:rsidRPr="00B964BD">
        <w:t>the objective is to obtain an optimal w* so that the squared</w:t>
      </w:r>
      <w:r w:rsidR="00B964BD" w:rsidRPr="00B964BD">
        <w:cr/>
        <w:t>error {E(w*)} of the whole sample set is as low as possible</w:t>
      </w:r>
      <w:r w:rsidR="00B964BD">
        <w:t xml:space="preserve">. </w:t>
      </w:r>
      <w:r w:rsidR="001603CD">
        <w:t>Using the chain rule we differentiate equation 2.6 as shown below.</w:t>
      </w:r>
    </w:p>
    <w:p w14:paraId="225D9F5C" w14:textId="77777777" w:rsidR="001603CD" w:rsidRPr="001603CD" w:rsidRDefault="001603CD" w:rsidP="00412B68">
      <w:pPr>
        <w:spacing w:line="480" w:lineRule="auto"/>
      </w:pPr>
      <m:oMath>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3</m:t>
                    </m:r>
                  </m:e>
                </m:d>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3</m:t>
                    </m:r>
                  </m:e>
                </m:d>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oMath>
      <w:r w:rsidR="00412B68">
        <w:t xml:space="preserve">  </w:t>
      </w:r>
      <w:r w:rsidR="00412B68">
        <w:tab/>
      </w:r>
      <w:r w:rsidR="00412B68">
        <w:tab/>
      </w:r>
      <w:r w:rsidR="00412B68">
        <w:tab/>
      </w:r>
      <w:r w:rsidR="00412B68">
        <w:tab/>
      </w:r>
      <w:r w:rsidR="00412B68">
        <w:tab/>
      </w:r>
      <w:r w:rsidR="00412B68">
        <w:tab/>
      </w:r>
      <w:r w:rsidR="00412B68">
        <w:tab/>
        <w:t xml:space="preserve">        (2.8)</w:t>
      </w:r>
    </w:p>
    <w:p w14:paraId="7CB75134" w14:textId="77777777" w:rsidR="00412B68" w:rsidRDefault="00000000" w:rsidP="00412B68">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d>
              <m:dPr>
                <m:ctrlPr>
                  <w:rPr>
                    <w:rFonts w:ascii="Cambria Math" w:hAnsi="Cambria Math"/>
                    <w:i/>
                  </w:rPr>
                </m:ctrlPr>
              </m:dPr>
              <m:e>
                <m:r>
                  <w:rPr>
                    <w:rFonts w:ascii="Cambria Math" w:hAnsi="Cambria Math"/>
                  </w:rPr>
                  <m:t>2</m:t>
                </m:r>
              </m:e>
            </m:d>
          </m:sup>
        </m:sSubSup>
      </m:oMath>
      <w:r w:rsidR="00412B68">
        <w:t xml:space="preserve">  </w:t>
      </w:r>
      <w:r w:rsidR="006B1670">
        <w:t xml:space="preserve">       </w:t>
      </w:r>
      <w:r w:rsidR="006E786F">
        <w:t xml:space="preserve"> </w:t>
      </w:r>
      <w:r w:rsidR="00412B68">
        <w:t>(</w:t>
      </w:r>
      <w:r w:rsidR="006E786F">
        <w:t>Obtained</w:t>
      </w:r>
      <w:r w:rsidR="00412B68">
        <w:t xml:space="preserve"> from </w:t>
      </w:r>
      <w:r w:rsidR="006B1670">
        <w:t xml:space="preserve">the partial derivative of </w:t>
      </w:r>
      <w:r w:rsidR="00412B68">
        <w:t>equation 2.2</w:t>
      </w:r>
      <w:r w:rsidR="006B1670">
        <w:t xml:space="preserve"> with respect to </w:t>
      </w:r>
      <m:oMath>
        <m:sSub>
          <m:sSubPr>
            <m:ctrlPr>
              <w:rPr>
                <w:rFonts w:ascii="Cambria Math" w:hAnsi="Cambria Math"/>
                <w:i/>
              </w:rPr>
            </m:ctrlPr>
          </m:sSubPr>
          <m:e>
            <m:r>
              <w:rPr>
                <w:rFonts w:ascii="Cambria Math" w:hAnsi="Cambria Math"/>
              </w:rPr>
              <m:t>W</m:t>
            </m:r>
          </m:e>
          <m:sub>
            <m:r>
              <w:rPr>
                <w:rFonts w:ascii="Cambria Math" w:hAnsi="Cambria Math"/>
              </w:rPr>
              <m:t>ji</m:t>
            </m:r>
          </m:sub>
        </m:sSub>
      </m:oMath>
      <w:r w:rsidR="00412B68">
        <w:t>)</w:t>
      </w:r>
      <w:r w:rsidR="006B1670">
        <w:t xml:space="preserve">    </w:t>
      </w:r>
      <w:r w:rsidR="006E786F">
        <w:t xml:space="preserve"> (2.9)</w:t>
      </w:r>
    </w:p>
    <w:p w14:paraId="1FB32E5B" w14:textId="77777777" w:rsidR="006E786F" w:rsidRDefault="00000000" w:rsidP="00412B68">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den>
        </m:f>
        <m:r>
          <w:rPr>
            <w:rFonts w:ascii="Cambria Math" w:hAnsi="Cambria Math"/>
          </w:rPr>
          <m:t xml:space="preserve">= </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3</m:t>
                    </m:r>
                  </m:e>
                </m:d>
              </m:sup>
            </m:sSubSup>
          </m:e>
        </m:d>
      </m:oMath>
      <w:r w:rsidR="006E786F">
        <w:t xml:space="preserve">                  (Obtained from equation 2.5)</w:t>
      </w:r>
      <w:r w:rsidR="006E786F">
        <w:tab/>
      </w:r>
      <w:r w:rsidR="006E786F">
        <w:tab/>
      </w:r>
      <w:r w:rsidR="006E786F">
        <w:tab/>
      </w:r>
      <w:r w:rsidR="006E786F">
        <w:tab/>
      </w:r>
      <w:r w:rsidR="006E786F">
        <w:tab/>
        <w:t xml:space="preserve">      (2.10)</w:t>
      </w:r>
    </w:p>
    <w:p w14:paraId="38061347" w14:textId="77777777" w:rsidR="00505030" w:rsidRDefault="00000000" w:rsidP="00412B68">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den>
        </m:f>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3</m:t>
                    </m:r>
                  </m:e>
                </m:d>
              </m:sup>
            </m:sSubSup>
          </m:e>
        </m:d>
      </m:oMath>
      <w:r w:rsidR="00505030">
        <w:t xml:space="preserve">        (Obtained from</w:t>
      </w:r>
      <w:r w:rsidR="00FB037B">
        <w:t xml:space="preserve"> equation </w:t>
      </w:r>
      <w:r w:rsidR="008C532E">
        <w:t>2.6</w:t>
      </w:r>
      <w:r w:rsidR="00FB037B">
        <w:t>)</w:t>
      </w:r>
      <w:r w:rsidR="00FB037B">
        <w:tab/>
      </w:r>
      <w:r w:rsidR="00FB037B">
        <w:tab/>
      </w:r>
      <w:r w:rsidR="00FB037B">
        <w:tab/>
      </w:r>
      <w:r w:rsidR="00FB037B">
        <w:tab/>
      </w:r>
      <w:r w:rsidR="00FB037B">
        <w:tab/>
        <w:t xml:space="preserve">      (2.11)</w:t>
      </w:r>
    </w:p>
    <w:p w14:paraId="5C1E69CD" w14:textId="77777777" w:rsidR="00384D1C" w:rsidRDefault="00FB037B" w:rsidP="008B425B">
      <w:pPr>
        <w:spacing w:line="480" w:lineRule="auto"/>
      </w:pPr>
      <w:r>
        <w:lastRenderedPageBreak/>
        <w:t xml:space="preserve">Where </w:t>
      </w:r>
      <m:oMath>
        <m:sSup>
          <m:sSupPr>
            <m:ctrlPr>
              <w:rPr>
                <w:rFonts w:ascii="Cambria Math" w:hAnsi="Cambria Math"/>
                <w:i/>
              </w:rPr>
            </m:ctrlPr>
          </m:sSupPr>
          <m:e>
            <m:r>
              <w:rPr>
                <w:rFonts w:ascii="Cambria Math" w:hAnsi="Cambria Math"/>
              </w:rPr>
              <m:t>g</m:t>
            </m:r>
          </m:e>
          <m:sup>
            <m:r>
              <w:rPr>
                <w:rFonts w:ascii="Cambria Math" w:hAnsi="Cambria Math"/>
              </w:rPr>
              <m:t>'</m:t>
            </m:r>
          </m:sup>
        </m:sSup>
      </m:oMath>
      <w:r>
        <w:t xml:space="preserve"> denotes the first order derivative of the activation function.</w:t>
      </w:r>
      <w:r w:rsidR="00384D1C">
        <w:t xml:space="preserve"> Replacing equations 2.9, 2.10 and 2.11 in equation 2.8 we get:</w:t>
      </w:r>
    </w:p>
    <w:p w14:paraId="15CDC39A" w14:textId="77777777" w:rsidR="008B425B" w:rsidRDefault="00000000"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den>
        </m:f>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oMath>
      <w:r w:rsidR="00412B68">
        <w:t xml:space="preserve">      </w:t>
      </w:r>
      <w:r w:rsidR="00B42799">
        <w:t xml:space="preserve"> </w:t>
      </w:r>
      <w:r w:rsidR="00B42799">
        <w:tab/>
      </w:r>
      <w:r w:rsidR="00B42799">
        <w:tab/>
      </w:r>
      <w:r w:rsidR="00B42799">
        <w:tab/>
      </w:r>
      <w:r w:rsidR="00B42799">
        <w:tab/>
      </w:r>
      <w:r w:rsidR="00B42799">
        <w:tab/>
      </w:r>
      <w:r w:rsidR="00B42799">
        <w:tab/>
        <w:t xml:space="preserve">      </w:t>
      </w:r>
      <w:r w:rsidR="001079B2">
        <w:tab/>
        <w:t xml:space="preserve">      </w:t>
      </w:r>
      <w:r w:rsidR="00B42799">
        <w:t>(2.12)</w:t>
      </w:r>
    </w:p>
    <w:p w14:paraId="11D5B487" w14:textId="77777777" w:rsidR="001079B2" w:rsidRDefault="00982D93" w:rsidP="008B425B">
      <w:pPr>
        <w:spacing w:line="480" w:lineRule="auto"/>
      </w:pPr>
      <w:r>
        <w:t xml:space="preserve">Let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(3)</m:t>
                </m:r>
              </m:sup>
            </m:sSub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e>
        </m:d>
        <m:r>
          <w:rPr>
            <w:rFonts w:ascii="Cambria Math" w:hAnsi="Cambria Math"/>
          </w:rPr>
          <m:t xml:space="preserve"> </m:t>
        </m:r>
      </m:oMath>
      <w:r w:rsidR="003D7224">
        <w:t xml:space="preserve"> </w:t>
      </w:r>
      <w:r w:rsidR="00D2221A">
        <w:t xml:space="preserve">and </w:t>
      </w:r>
      <m:oMath>
        <m:r>
          <w:rPr>
            <w:rFonts w:ascii="Cambria Math" w:hAnsi="Cambria Math"/>
          </w:rPr>
          <m:t>ŋ</m:t>
        </m:r>
      </m:oMath>
      <w:r w:rsidR="00D2221A">
        <w:t xml:space="preserve"> be the learning rate. </w:t>
      </w:r>
      <w:r w:rsidR="00ED50CC">
        <w:tab/>
      </w:r>
      <w:r w:rsidR="00ED50CC">
        <w:tab/>
      </w:r>
      <w:r w:rsidR="00ED50CC">
        <w:tab/>
      </w:r>
      <w:r w:rsidR="00ED50CC">
        <w:tab/>
        <w:t xml:space="preserve">     (2.13)</w:t>
      </w:r>
    </w:p>
    <w:p w14:paraId="4E7B60C1" w14:textId="77777777" w:rsidR="008B425B" w:rsidRDefault="00D2221A" w:rsidP="008B425B">
      <w:pPr>
        <w:spacing w:line="480" w:lineRule="auto"/>
      </w:pPr>
      <w:r>
        <w:t xml:space="preserve">Also, note that the direction of the </w:t>
      </w:r>
      <w:r w:rsidR="00D66321">
        <w:t xml:space="preserve">weight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rsidR="00D66321">
        <w:t xml:space="preserve"> matrix </w:t>
      </w:r>
      <w:r>
        <w:t>m</w:t>
      </w:r>
      <w:r w:rsidR="00D66321">
        <w:t>ust be made in the opposite direction of the gradient</w:t>
      </w:r>
      <w:r w:rsidR="00AF24FB">
        <w:t xml:space="preserve"> </w:t>
      </w:r>
      <w:r w:rsidR="00AF24FB" w:rsidRPr="00AF24FB">
        <w:t>because the optimization goal is to minimize the squared error</w:t>
      </w:r>
      <w:r w:rsidR="00AF24FB">
        <w:t xml:space="preserve"> (Da Silva et al., 2017). </w:t>
      </w:r>
    </w:p>
    <w:p w14:paraId="6E3BB16A" w14:textId="77777777" w:rsidR="00AF24FB" w:rsidRDefault="00F37A9C" w:rsidP="008B425B">
      <w:pPr>
        <w:spacing w:line="480" w:lineRule="auto"/>
      </w:pP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r>
          <w:rPr>
            <w:rFonts w:ascii="Cambria Math" w:hAnsi="Cambria Math"/>
          </w:rPr>
          <m:t xml:space="preserve">= -ŋ * </m:t>
        </m:r>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den>
        </m:f>
      </m:oMath>
      <w:r>
        <w:t xml:space="preserve"> </w:t>
      </w:r>
      <m:oMath>
        <m:r>
          <w:rPr>
            <w:rFonts w:ascii="Cambria Math" w:hAnsi="Cambria Math"/>
          </w:rPr>
          <m:t>↔</m:t>
        </m:r>
      </m:oMath>
      <w:r>
        <w:t xml:space="preserve"> </w:t>
      </w: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3</m:t>
                </m:r>
              </m:e>
            </m:d>
          </m:sup>
        </m:sSubSup>
        <m:r>
          <w:rPr>
            <w:rFonts w:ascii="Cambria Math" w:hAnsi="Cambria Math"/>
          </w:rPr>
          <m:t xml:space="preserve">=ŋ *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d>
              <m:dPr>
                <m:ctrlPr>
                  <w:rPr>
                    <w:rFonts w:ascii="Cambria Math" w:hAnsi="Cambria Math"/>
                    <w:i/>
                  </w:rPr>
                </m:ctrlPr>
              </m:dPr>
              <m:e>
                <m:r>
                  <w:rPr>
                    <w:rFonts w:ascii="Cambria Math" w:hAnsi="Cambria Math"/>
                  </w:rPr>
                  <m:t>2</m:t>
                </m:r>
              </m:e>
            </m:d>
          </m:sup>
        </m:sSubSup>
      </m:oMath>
      <w:r>
        <w:t xml:space="preserve">  </w:t>
      </w:r>
      <w:r w:rsidR="00537C91">
        <w:tab/>
      </w:r>
      <w:r w:rsidR="00537C91">
        <w:tab/>
      </w:r>
      <w:r w:rsidR="00537C91">
        <w:tab/>
      </w:r>
      <w:r w:rsidR="00537C91">
        <w:tab/>
      </w:r>
      <w:r w:rsidR="00537C91">
        <w:tab/>
        <w:t xml:space="preserve">      </w:t>
      </w:r>
      <w:r w:rsidR="00ED50CC">
        <w:t>(2.14</w:t>
      </w:r>
      <w:r w:rsidR="00537C91">
        <w:t>)</w:t>
      </w:r>
    </w:p>
    <w:p w14:paraId="03121F88" w14:textId="77777777" w:rsidR="00061AC7" w:rsidRDefault="00537C91" w:rsidP="008B425B">
      <w:pPr>
        <w:spacing w:line="480" w:lineRule="auto"/>
      </w:pPr>
      <w:r>
        <w:t>Equation 2.13 can also be written as</w:t>
      </w:r>
    </w:p>
    <w:p w14:paraId="695046CC" w14:textId="77777777" w:rsidR="00537C91" w:rsidRDefault="00061AC7" w:rsidP="008B425B">
      <w:pPr>
        <w:spacing w:line="480" w:lineRule="auto"/>
      </w:pPr>
      <w:r>
        <w:t xml:space="preserve">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current</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previous</m:t>
            </m:r>
          </m:sup>
        </m:sSubSup>
        <m:r>
          <w:rPr>
            <w:rFonts w:ascii="Cambria Math" w:hAnsi="Cambria Math"/>
          </w:rPr>
          <m:t xml:space="preserve">+ ŋ *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oMath>
      <w:r>
        <w:tab/>
      </w:r>
      <w:r>
        <w:tab/>
      </w:r>
      <w:r>
        <w:tab/>
      </w:r>
      <w:r>
        <w:tab/>
      </w:r>
      <w:r>
        <w:tab/>
      </w:r>
      <w:r>
        <w:tab/>
        <w:t xml:space="preserve">      </w:t>
      </w:r>
      <w:r w:rsidR="007E5D0C">
        <w:t xml:space="preserve">            </w:t>
      </w:r>
      <w:r w:rsidR="00ED50CC">
        <w:t>(2.15</w:t>
      </w:r>
      <w:r>
        <w:t>)</w:t>
      </w:r>
    </w:p>
    <w:p w14:paraId="47B8E843" w14:textId="77777777" w:rsidR="005B6E63" w:rsidRDefault="00061AC7" w:rsidP="008B425B">
      <w:pPr>
        <w:spacing w:line="480" w:lineRule="auto"/>
      </w:pPr>
      <w:r>
        <w:t xml:space="preserve">In short, we have shown through equation 2.14 that </w:t>
      </w:r>
      <w:r w:rsidR="005B6E63">
        <w:t>the neuron adjusts weights of the output layer by considering the difference the observed values and the actual values.</w:t>
      </w:r>
    </w:p>
    <w:p w14:paraId="1BB32F41" w14:textId="77777777" w:rsidR="00061AC7" w:rsidRDefault="00061AC7" w:rsidP="005B6E63">
      <w:pPr>
        <w:pStyle w:val="Heading5"/>
      </w:pPr>
      <w:r>
        <w:t xml:space="preserve"> </w:t>
      </w:r>
      <w:r w:rsidR="005B6E63" w:rsidRPr="005B6E63">
        <w:t>Adjusting the Synaptic Weights of the Intermediate Layers</w:t>
      </w:r>
    </w:p>
    <w:p w14:paraId="44288D15" w14:textId="77777777" w:rsidR="00537C91" w:rsidRDefault="005B6E63" w:rsidP="008B425B">
      <w:pPr>
        <w:spacing w:line="480" w:lineRule="auto"/>
      </w:pPr>
      <w:r>
        <w:tab/>
        <w:t>Unlike the neurons in the output layer, neurons in the intermediate layers do not have access to the actual values. It follows that adjustments in the intermediate layers</w:t>
      </w:r>
      <w:r w:rsidR="008A1DBA">
        <w:t xml:space="preserve"> rely on neurons in the aftermost layers for feedback.</w:t>
      </w:r>
    </w:p>
    <w:p w14:paraId="62B92882" w14:textId="77777777" w:rsidR="008A1DBA" w:rsidRDefault="008A1DBA" w:rsidP="008B425B">
      <w:pPr>
        <w:spacing w:line="480" w:lineRule="auto"/>
        <w:rPr>
          <w:b/>
        </w:rPr>
      </w:pPr>
      <w:r w:rsidRPr="008A1DBA">
        <w:rPr>
          <w:b/>
        </w:rPr>
        <w:t>Adjusting the synaptic weights of the second hidden layer</w:t>
      </w:r>
    </w:p>
    <w:p w14:paraId="7453E0CF" w14:textId="77777777" w:rsidR="003C2012" w:rsidRPr="003C2012" w:rsidRDefault="003C2012" w:rsidP="008B425B">
      <w:pPr>
        <w:spacing w:line="480" w:lineRule="auto"/>
      </w:pPr>
      <w:r>
        <w:tab/>
        <w:t xml:space="preserve">In order to train the second neural layer we need to adjust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so as to minimize the error between outputs produced by the network and the adjustment produced in the output layer. </w:t>
      </w:r>
    </w:p>
    <w:p w14:paraId="50E46061" w14:textId="77777777" w:rsidR="008A1DBA" w:rsidRPr="001603CD" w:rsidRDefault="008A1DBA" w:rsidP="008A1DBA">
      <w:pPr>
        <w:spacing w:line="480" w:lineRule="auto"/>
      </w:pPr>
      <m:oMath>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3</m:t>
            </m:r>
          </m:sup>
        </m:sSup>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2</m:t>
                    </m:r>
                  </m:e>
                </m:d>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den>
        </m:f>
      </m:oMath>
      <w:r>
        <w:t xml:space="preserve">  </w:t>
      </w:r>
      <w:r>
        <w:tab/>
      </w:r>
      <w:r>
        <w:tab/>
      </w:r>
      <w:r>
        <w:tab/>
      </w:r>
      <w:r>
        <w:tab/>
      </w:r>
      <w:r>
        <w:tab/>
      </w:r>
      <w:r>
        <w:tab/>
      </w:r>
      <w:r>
        <w:tab/>
        <w:t xml:space="preserve">      </w:t>
      </w:r>
      <w:r w:rsidR="007E5D0C">
        <w:t>(2.</w:t>
      </w:r>
      <w:r w:rsidR="00ED50CC">
        <w:t>16</w:t>
      </w:r>
      <w:r>
        <w:t>)</w:t>
      </w:r>
    </w:p>
    <w:p w14:paraId="64525AC1" w14:textId="77777777" w:rsidR="008B425B" w:rsidRDefault="00000000" w:rsidP="008B425B">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(i)</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(i)</m:t>
                </m:r>
              </m:sup>
            </m:sSubSup>
          </m:den>
        </m:f>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002F4D24">
        <w:t xml:space="preserve">(Obtained from the partial derivative of 2.1 with respect to </w:t>
      </w:r>
      <m:oMath>
        <m:sSub>
          <m:sSubPr>
            <m:ctrlPr>
              <w:rPr>
                <w:rFonts w:ascii="Cambria Math" w:hAnsi="Cambria Math"/>
                <w:i/>
              </w:rPr>
            </m:ctrlPr>
          </m:sSubPr>
          <m:e>
            <m:r>
              <w:rPr>
                <w:rFonts w:ascii="Cambria Math" w:hAnsi="Cambria Math"/>
              </w:rPr>
              <m:t>W</m:t>
            </m:r>
          </m:e>
          <m:sub>
            <m:r>
              <w:rPr>
                <w:rFonts w:ascii="Cambria Math" w:hAnsi="Cambria Math"/>
              </w:rPr>
              <m:t>ji</m:t>
            </m:r>
          </m:sub>
        </m:sSub>
      </m:oMath>
      <w:r w:rsidR="002F4D24">
        <w:t>)</w:t>
      </w:r>
      <w:r w:rsidR="002C514F">
        <w:tab/>
      </w:r>
      <w:r w:rsidR="002C514F">
        <w:tab/>
      </w:r>
      <w:r w:rsidR="002C514F">
        <w:tab/>
        <w:t xml:space="preserve">   </w:t>
      </w:r>
      <w:proofErr w:type="gramStart"/>
      <w:r w:rsidR="002C514F">
        <w:t xml:space="preserve">   (</w:t>
      </w:r>
      <w:proofErr w:type="gramEnd"/>
      <w:r w:rsidR="002C514F">
        <w:t>2.</w:t>
      </w:r>
      <w:r w:rsidR="00ED50CC">
        <w:t>17</w:t>
      </w:r>
      <w:r w:rsidR="002C514F">
        <w:t>)</w:t>
      </w:r>
    </w:p>
    <w:p w14:paraId="46707F12" w14:textId="77777777" w:rsidR="002F4D24" w:rsidRDefault="00000000" w:rsidP="008B425B">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ji</m:t>
                </m:r>
              </m:sub>
              <m:sup>
                <m:d>
                  <m:dPr>
                    <m:ctrlPr>
                      <w:rPr>
                        <w:rFonts w:ascii="Cambria Math" w:hAnsi="Cambria Math"/>
                        <w:i/>
                      </w:rPr>
                    </m:ctrlPr>
                  </m:dPr>
                  <m:e>
                    <m:r>
                      <w:rPr>
                        <w:rFonts w:ascii="Cambria Math" w:hAnsi="Cambria Math"/>
                      </w:rPr>
                      <m:t>2</m:t>
                    </m:r>
                  </m:e>
                </m:d>
              </m:sup>
            </m:sSubSup>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m:t>
        </m:r>
      </m:oMath>
      <w:r w:rsidR="002F4D24">
        <w:t xml:space="preserve"> </w:t>
      </w:r>
      <w:r w:rsidR="002C514F">
        <w:t>(Obtained from equation 2.4)</w:t>
      </w:r>
      <w:r w:rsidR="002C514F">
        <w:tab/>
      </w:r>
      <w:r w:rsidR="002C514F">
        <w:tab/>
      </w:r>
      <w:r w:rsidR="002C514F">
        <w:tab/>
      </w:r>
      <w:r w:rsidR="002C514F">
        <w:tab/>
      </w:r>
      <w:r w:rsidR="002C514F">
        <w:tab/>
      </w:r>
      <w:r w:rsidR="002C514F">
        <w:tab/>
        <w:t xml:space="preserve">      (</w:t>
      </w:r>
      <w:r w:rsidR="007E5D0C">
        <w:t>2.1</w:t>
      </w:r>
      <w:r w:rsidR="00ED50CC">
        <w:t>8</w:t>
      </w:r>
      <w:r w:rsidR="002C514F">
        <w:t>)</w:t>
      </w:r>
    </w:p>
    <w:p w14:paraId="64C7B106" w14:textId="77777777" w:rsidR="002C514F" w:rsidRDefault="00000000"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(3)</m:t>
                    </m:r>
                  </m:sup>
                </m:sSubSup>
              </m:den>
            </m:f>
          </m:e>
        </m:nary>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3</m:t>
                    </m:r>
                  </m:e>
                </m:d>
              </m:sup>
            </m:sSubSup>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2</m:t>
                    </m:r>
                  </m:e>
                </m:d>
              </m:sup>
            </m:sSubSup>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3</m:t>
                                </m:r>
                              </m:e>
                            </m:d>
                          </m:sup>
                        </m:sSubSup>
                      </m:den>
                    </m:f>
                  </m:e>
                </m:nary>
              </m:e>
            </m:groupChr>
          </m:e>
          <m:lim>
            <m:r>
              <w:rPr>
                <w:rFonts w:ascii="Cambria Math" w:hAnsi="Cambria Math"/>
              </w:rPr>
              <m:t>parcel</m:t>
            </m:r>
            <m:d>
              <m:dPr>
                <m:ctrlPr>
                  <w:rPr>
                    <w:rFonts w:ascii="Cambria Math" w:hAnsi="Cambria Math"/>
                    <w:i/>
                  </w:rPr>
                </m:ctrlPr>
              </m:dPr>
              <m:e>
                <m:r>
                  <w:rPr>
                    <w:rFonts w:ascii="Cambria Math" w:hAnsi="Cambria Math"/>
                  </w:rPr>
                  <m:t>i</m:t>
                </m:r>
              </m:e>
            </m:d>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e>
                    </m:nary>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e>
            </m:groupChr>
          </m:e>
          <m:lim>
            <m:r>
              <w:rPr>
                <w:rFonts w:ascii="Cambria Math" w:hAnsi="Cambria Math"/>
              </w:rPr>
              <m:t>parcel (ii)</m:t>
            </m:r>
          </m:lim>
        </m:limLow>
      </m:oMath>
      <w:r w:rsidR="005715B1">
        <w:t xml:space="preserve"> </w:t>
      </w:r>
      <w:r w:rsidR="005715B1">
        <w:tab/>
      </w:r>
      <w:r w:rsidR="005715B1">
        <w:tab/>
      </w:r>
      <w:r w:rsidR="005715B1">
        <w:tab/>
      </w:r>
      <w:r w:rsidR="005715B1">
        <w:tab/>
      </w:r>
      <w:r w:rsidR="005715B1">
        <w:tab/>
        <w:t xml:space="preserve">      (</w:t>
      </w:r>
      <w:r w:rsidR="007E5D0C">
        <w:t>2.1</w:t>
      </w:r>
      <w:r w:rsidR="00ED50CC">
        <w:t>9</w:t>
      </w:r>
      <w:r w:rsidR="005715B1">
        <w:t>)</w:t>
      </w:r>
    </w:p>
    <w:p w14:paraId="5BDF2B10" w14:textId="77777777" w:rsidR="005715B1" w:rsidRDefault="00286D6D" w:rsidP="008B425B">
      <w:pPr>
        <w:spacing w:line="480" w:lineRule="auto"/>
      </w:pPr>
      <w:r>
        <w:t>Note that the partial derivative of parcel (i</w:t>
      </w:r>
      <w:r w:rsidR="0042219F">
        <w:t>i</w:t>
      </w:r>
      <w:r>
        <w:t xml:space="preserve">)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(3)</m:t>
            </m:r>
          </m:sup>
        </m:sSubSup>
      </m:oMath>
      <w:r w:rsidR="007F7D64">
        <w:t>. T</w:t>
      </w:r>
      <w:r w:rsidR="005A4B6B">
        <w:t>hus equation 2.18</w:t>
      </w:r>
      <w:r w:rsidR="007F7D64">
        <w:t xml:space="preserve"> becomes</w:t>
      </w:r>
      <w:r>
        <w:t>:</w:t>
      </w:r>
    </w:p>
    <w:p w14:paraId="1B83F6A2" w14:textId="77777777" w:rsidR="00286D6D" w:rsidRPr="00464E3A" w:rsidRDefault="00000000"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(3)</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(3)</m:t>
                    </m:r>
                  </m:sup>
                </m:sSubSup>
              </m:e>
            </m:groupChr>
          </m:e>
          <m:lim>
            <m:r>
              <w:rPr>
                <w:rFonts w:ascii="Cambria Math" w:hAnsi="Cambria Math"/>
              </w:rPr>
              <m:t>parcel(ii)</m:t>
            </m:r>
          </m:lim>
        </m:limLow>
        <m:r>
          <w:rPr>
            <w:rFonts w:ascii="Cambria Math" w:hAnsi="Cambria Math"/>
          </w:rPr>
          <m:t xml:space="preserve"> </m:t>
        </m:r>
      </m:oMath>
      <w:r w:rsidR="0042219F">
        <w:t xml:space="preserve"> </w:t>
      </w:r>
      <w:r w:rsidR="0042219F">
        <w:tab/>
      </w:r>
      <w:r w:rsidR="0042219F">
        <w:tab/>
      </w:r>
      <w:r w:rsidR="0042219F">
        <w:tab/>
      </w:r>
      <w:r w:rsidR="0042219F">
        <w:tab/>
      </w:r>
      <w:r w:rsidR="0042219F">
        <w:tab/>
      </w:r>
      <w:r w:rsidR="0042219F">
        <w:tab/>
      </w:r>
      <w:r w:rsidR="0042219F">
        <w:tab/>
      </w:r>
      <w:r w:rsidR="0042219F">
        <w:tab/>
        <w:t xml:space="preserve">      (</w:t>
      </w:r>
      <w:r w:rsidR="00ED50CC">
        <w:t>2.20</w:t>
      </w:r>
      <w:r w:rsidR="0042219F">
        <w:t>)</w:t>
      </w:r>
    </w:p>
    <w:p w14:paraId="309954F5" w14:textId="77777777" w:rsidR="002C514F" w:rsidRDefault="005F34F1" w:rsidP="008B425B">
      <w:pPr>
        <w:spacing w:line="480" w:lineRule="auto"/>
      </w:pPr>
      <w:r>
        <w:t>The value of parcel (</w:t>
      </w:r>
      <w:r w:rsidR="007F7D64">
        <w:t xml:space="preserve">ii) </w:t>
      </w:r>
      <w:r w:rsidR="005A4B6B">
        <w:t>in equation 2.19</w:t>
      </w:r>
      <w:r w:rsidR="007F7D64">
        <w:t xml:space="preserve"> represents the synaptic weight of neurons from the output layer that is connected to the neuron j of the second intermediate layer. Also, </w:t>
      </w:r>
      <w:r w:rsidR="007E5D0C">
        <w:t xml:space="preserve">the weights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(3)</m:t>
            </m:r>
          </m:sup>
        </m:sSubSup>
      </m:oMath>
      <w:r w:rsidR="007E5D0C">
        <w:t xml:space="preserve"> have been adjusted in the previous step based on errors, which will be used to adjust weights in the second intermediate layer. Moving on to parcel (i)</w:t>
      </w:r>
      <w:r w:rsidR="005A4B6B">
        <w:t xml:space="preserve"> in equation 2.19</w:t>
      </w:r>
      <w:r w:rsidR="007E5D0C">
        <w:t>, the result can be simplified by multiplying equations 2.</w:t>
      </w:r>
      <w:r w:rsidR="005A4B6B">
        <w:t xml:space="preserve">10 and 2.11 together, which results in the actual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3</m:t>
            </m:r>
          </m:sup>
        </m:sSubSup>
      </m:oMath>
      <w:r w:rsidR="005A4B6B">
        <w:t xml:space="preserve"> </w:t>
      </w:r>
      <w:r w:rsidR="008433EC">
        <w:t>defined above. Thus, substituting appropriately equation 2.19 becomes</w:t>
      </w:r>
    </w:p>
    <w:p w14:paraId="055D0603" w14:textId="77777777" w:rsidR="008433EC" w:rsidRDefault="00000000"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δ</m:t>
                </m:r>
              </m:e>
              <m:sub>
                <m:r>
                  <w:rPr>
                    <w:rFonts w:ascii="Cambria Math" w:hAnsi="Cambria Math"/>
                  </w:rPr>
                  <m:t>k</m:t>
                </m:r>
              </m:sub>
              <m:sup>
                <m:r>
                  <w:rPr>
                    <w:rFonts w:ascii="Cambria Math" w:hAnsi="Cambria Math"/>
                  </w:rPr>
                  <m:t>3</m:t>
                </m:r>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(3)</m:t>
                </m:r>
              </m:sup>
            </m:sSubSup>
          </m:e>
        </m:nary>
      </m:oMath>
      <w:r w:rsidR="008433EC">
        <w:t xml:space="preserve"> </w:t>
      </w:r>
      <w:r w:rsidR="008433EC">
        <w:tab/>
      </w:r>
      <w:r w:rsidR="008433EC">
        <w:tab/>
      </w:r>
      <w:r w:rsidR="008433EC">
        <w:tab/>
      </w:r>
      <w:r w:rsidR="008433EC">
        <w:tab/>
      </w:r>
      <w:r w:rsidR="008433EC">
        <w:tab/>
      </w:r>
      <w:r w:rsidR="008433EC">
        <w:tab/>
      </w:r>
      <w:r w:rsidR="008433EC">
        <w:tab/>
      </w:r>
      <w:r w:rsidR="008433EC">
        <w:tab/>
      </w:r>
      <w:r w:rsidR="008433EC">
        <w:tab/>
        <w:t xml:space="preserve">     (</w:t>
      </w:r>
      <w:r w:rsidR="00ED50CC">
        <w:t>2.21</w:t>
      </w:r>
      <w:r w:rsidR="008433EC">
        <w:t>)</w:t>
      </w:r>
    </w:p>
    <w:p w14:paraId="5CBC4DBF" w14:textId="77777777" w:rsidR="008433EC" w:rsidRDefault="008433EC" w:rsidP="008B425B">
      <w:pPr>
        <w:spacing w:line="480" w:lineRule="auto"/>
      </w:pPr>
      <w:r>
        <w:t xml:space="preserve">Substituting </w:t>
      </w:r>
      <w:r w:rsidR="005B59EC">
        <w:t xml:space="preserve">equations 2.16, 2.17, and 2.20 in </w:t>
      </w:r>
      <w:r w:rsidR="006A2095">
        <w:t xml:space="preserve">equation </w:t>
      </w:r>
      <w:r w:rsidR="005B59EC">
        <w:t>2.15</w:t>
      </w:r>
    </w:p>
    <w:p w14:paraId="3EFF7C1E" w14:textId="77777777" w:rsidR="006A2095" w:rsidRDefault="00000000" w:rsidP="008B425B">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den>
        </m:f>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3</m:t>
                        </m:r>
                      </m:e>
                    </m:d>
                  </m:sup>
                </m:sSubSup>
              </m:e>
            </m:nary>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e>
        </m:d>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oMath>
      <w:r w:rsidR="006A2095">
        <w:tab/>
      </w:r>
      <w:r w:rsidR="006A2095">
        <w:tab/>
      </w:r>
      <w:r w:rsidR="006A2095">
        <w:tab/>
      </w:r>
      <w:r w:rsidR="006A2095">
        <w:tab/>
      </w:r>
      <w:r w:rsidR="006A2095">
        <w:tab/>
      </w:r>
      <w:r w:rsidR="006A2095">
        <w:tab/>
      </w:r>
      <w:r w:rsidR="004153B2">
        <w:t xml:space="preserve">     </w:t>
      </w:r>
      <w:r w:rsidR="006A2095">
        <w:t xml:space="preserve"> (</w:t>
      </w:r>
      <w:r w:rsidR="00ED50CC">
        <w:t>2.22</w:t>
      </w:r>
      <w:r w:rsidR="006A2095">
        <w:t>)</w:t>
      </w:r>
    </w:p>
    <w:p w14:paraId="6A495BAB" w14:textId="77777777" w:rsidR="00816171" w:rsidRDefault="006A2095" w:rsidP="006A2095">
      <w:pPr>
        <w:spacing w:line="480" w:lineRule="auto"/>
      </w:pPr>
      <w:r>
        <w:t xml:space="preserve">Da Silva et al., (2017) posit that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must be made in the opposite direction of the gradient in order to minimize the error</w:t>
      </w:r>
      <w:r w:rsidR="00F338EE">
        <w:t>. Thus</w:t>
      </w:r>
      <w:r>
        <w:t>:</w:t>
      </w:r>
    </w:p>
    <w:p w14:paraId="1B4EA7FC" w14:textId="77777777" w:rsidR="00F338EE" w:rsidRDefault="00F338EE" w:rsidP="006A2095">
      <w:pPr>
        <w:spacing w:line="480" w:lineRule="auto"/>
      </w:pP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r>
          <w:rPr>
            <w:rFonts w:ascii="Cambria Math" w:hAnsi="Cambria Math"/>
          </w:rPr>
          <m:t xml:space="preserve">= -ŋ* </m:t>
        </m:r>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den>
        </m:f>
        <m:r>
          <w:rPr>
            <w:rFonts w:ascii="Cambria Math" w:hAnsi="Cambria Math"/>
          </w:rPr>
          <m:t xml:space="preserve"> ↔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t xml:space="preserve"> </w:t>
      </w:r>
      <w:r>
        <w:tab/>
      </w:r>
      <w:r>
        <w:tab/>
      </w:r>
      <w:r>
        <w:tab/>
      </w:r>
      <w:r>
        <w:tab/>
      </w:r>
      <w:r>
        <w:tab/>
      </w:r>
      <w:r>
        <w:tab/>
      </w:r>
      <w:r w:rsidR="00501196">
        <w:t xml:space="preserve">      (</w:t>
      </w:r>
      <w:r w:rsidR="00ED50CC">
        <w:t>2.23</w:t>
      </w:r>
      <w:r w:rsidR="00501196">
        <w:t>)</w:t>
      </w:r>
    </w:p>
    <w:p w14:paraId="338F2180" w14:textId="77777777" w:rsidR="006A2095" w:rsidRDefault="00501196" w:rsidP="006A2095">
      <w:pPr>
        <w:spacing w:line="480" w:lineRule="auto"/>
      </w:pPr>
      <w:r>
        <w:t xml:space="preserve">Where </w:t>
      </w:r>
    </w:p>
    <w:p w14:paraId="1504F2C2" w14:textId="77777777" w:rsidR="00501196" w:rsidRDefault="00000000" w:rsidP="006A2095">
      <w:pPr>
        <w:spacing w:line="480" w:lineRule="auto"/>
      </w:pPr>
      <m:oMath>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n3</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3</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3</m:t>
                        </m:r>
                      </m:e>
                    </m:d>
                  </m:sup>
                </m:sSubSup>
              </m:e>
            </m:nary>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2</m:t>
                    </m:r>
                  </m:e>
                </m:d>
              </m:sup>
            </m:sSubSup>
          </m:e>
        </m:d>
      </m:oMath>
      <w:r w:rsidR="00501196">
        <w:t xml:space="preserve"> </w:t>
      </w:r>
      <w:r w:rsidR="00501196">
        <w:tab/>
      </w:r>
      <w:r w:rsidR="00501196">
        <w:tab/>
      </w:r>
      <w:r w:rsidR="00501196">
        <w:tab/>
      </w:r>
      <w:r w:rsidR="00501196">
        <w:tab/>
      </w:r>
      <w:r w:rsidR="00501196">
        <w:tab/>
      </w:r>
      <w:r w:rsidR="00501196">
        <w:tab/>
      </w:r>
      <w:r w:rsidR="00501196">
        <w:tab/>
        <w:t xml:space="preserve">   </w:t>
      </w:r>
      <w:r w:rsidR="00ED50CC">
        <w:t xml:space="preserve">   </w:t>
      </w:r>
      <w:r w:rsidR="00501196">
        <w:t>(</w:t>
      </w:r>
      <w:r w:rsidR="00ED50CC">
        <w:t>2.24</w:t>
      </w:r>
      <w:r w:rsidR="00501196">
        <w:t>)</w:t>
      </w:r>
    </w:p>
    <w:p w14:paraId="79E1CC59" w14:textId="77777777" w:rsidR="00816171" w:rsidRDefault="00501196">
      <w:pPr>
        <w:spacing w:line="480" w:lineRule="auto"/>
      </w:pPr>
      <w:r>
        <w:t xml:space="preserve">Equation 2.23 can also be written as </w:t>
      </w:r>
    </w:p>
    <w:p w14:paraId="6669644C" w14:textId="77777777" w:rsidR="00501196" w:rsidRDefault="00000000">
      <w:p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d>
          <m:dPr>
            <m:ctrlPr>
              <w:rPr>
                <w:rFonts w:ascii="Cambria Math" w:hAnsi="Cambria Math"/>
                <w:i/>
              </w:rPr>
            </m:ctrlPr>
          </m:dPr>
          <m:e>
            <m:r>
              <w:rPr>
                <w:rFonts w:ascii="Cambria Math" w:hAnsi="Cambria Math"/>
              </w:rPr>
              <m:t>t+1</m:t>
            </m:r>
          </m:e>
        </m:d>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2</m:t>
                </m:r>
              </m:e>
            </m:d>
          </m:sup>
        </m:sSubSup>
        <m:d>
          <m:dPr>
            <m:ctrlPr>
              <w:rPr>
                <w:rFonts w:ascii="Cambria Math" w:hAnsi="Cambria Math"/>
                <w:i/>
              </w:rPr>
            </m:ctrlPr>
          </m:dPr>
          <m:e>
            <m:r>
              <w:rPr>
                <w:rFonts w:ascii="Cambria Math" w:hAnsi="Cambria Math"/>
              </w:rPr>
              <m:t>t</m:t>
            </m:r>
          </m:e>
        </m:d>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(1)</m:t>
            </m:r>
          </m:sup>
        </m:sSubSup>
        <m:r>
          <w:rPr>
            <w:rFonts w:ascii="Cambria Math" w:hAnsi="Cambria Math"/>
          </w:rPr>
          <m:t xml:space="preserve"> </m:t>
        </m:r>
      </m:oMath>
      <w:r w:rsidR="00501196">
        <w:tab/>
      </w:r>
      <w:r w:rsidR="00501196">
        <w:tab/>
      </w:r>
      <w:r w:rsidR="00501196">
        <w:tab/>
      </w:r>
      <w:r w:rsidR="00501196">
        <w:tab/>
      </w:r>
      <w:r w:rsidR="00501196">
        <w:tab/>
      </w:r>
      <w:r w:rsidR="00501196">
        <w:tab/>
      </w:r>
      <w:r w:rsidR="00501196">
        <w:tab/>
        <w:t xml:space="preserve">  </w:t>
      </w:r>
      <w:r w:rsidR="00ED50CC">
        <w:t xml:space="preserve">    </w:t>
      </w:r>
      <w:r w:rsidR="00501196">
        <w:t>(</w:t>
      </w:r>
      <w:r w:rsidR="00ED50CC">
        <w:t>2.25</w:t>
      </w:r>
      <w:r w:rsidR="00501196">
        <w:t>)</w:t>
      </w:r>
    </w:p>
    <w:p w14:paraId="74399C16" w14:textId="77777777" w:rsidR="00816171" w:rsidRDefault="00501196">
      <w:pPr>
        <w:spacing w:line="480" w:lineRule="auto"/>
      </w:pPr>
      <w:r>
        <w:lastRenderedPageBreak/>
        <w:t>In short, we have shown that that equation 2.24 adjusts weights from neurons in the second hidden layer</w:t>
      </w:r>
      <w:r w:rsidR="00DC7F5A">
        <w:t xml:space="preserve"> by considering backpropagation errors originating from the neurons in the output layer.</w:t>
      </w:r>
    </w:p>
    <w:p w14:paraId="6125E815" w14:textId="77777777" w:rsidR="00DC7F5A" w:rsidRDefault="00DC7F5A">
      <w:pPr>
        <w:spacing w:line="480" w:lineRule="auto"/>
      </w:pPr>
      <w:r w:rsidRPr="00DC7F5A">
        <w:rPr>
          <w:b/>
        </w:rPr>
        <w:t>Adjusting the synaptic weights of the first hidden layer</w:t>
      </w:r>
    </w:p>
    <w:p w14:paraId="064563A5" w14:textId="77777777" w:rsidR="00F85AFC" w:rsidRDefault="00F85AFC" w:rsidP="00F85AFC">
      <w:pPr>
        <w:spacing w:line="480" w:lineRule="auto"/>
        <w:ind w:firstLine="720"/>
      </w:pPr>
      <w:r>
        <w:t xml:space="preserve">The objective of the training process of the first hidden layer consists of adjusting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in order to minimize the error between the output produced by the network and the backpropagated error originat</w:t>
      </w:r>
      <w:r w:rsidR="00847D08">
        <w:t xml:space="preserve">ing from </w:t>
      </w:r>
      <w:r>
        <w:t xml:space="preserve">the adjustment of the neurons </w:t>
      </w:r>
      <w:r w:rsidR="00847D08">
        <w:t>in</w:t>
      </w:r>
      <w:r>
        <w:t xml:space="preserve"> the second hidden layer. Thus, we have:</w:t>
      </w:r>
    </w:p>
    <w:p w14:paraId="2F0C67A4" w14:textId="77777777" w:rsidR="00611031" w:rsidRDefault="00611031" w:rsidP="00611031">
      <w:pPr>
        <w:spacing w:line="480" w:lineRule="auto"/>
      </w:pPr>
      <m:oMath>
        <m:r>
          <m:rPr>
            <m:sty m:val="p"/>
          </m:rP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m:t>
            </m:r>
          </m:sup>
        </m:sSup>
        <m:r>
          <w:rPr>
            <w:rFonts w:ascii="Cambria Math" w:hAnsi="Cambria Math"/>
          </w:rPr>
          <m:t xml:space="preserve">=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 </m:t>
        </m:r>
        <m:f>
          <m:fPr>
            <m:ctrlPr>
              <w:rPr>
                <w:rFonts w:ascii="Cambria Math" w:hAnsi="Cambria Math"/>
                <w:i/>
              </w:rPr>
            </m:ctrlPr>
          </m:fPr>
          <m:num>
            <m:r>
              <w:rPr>
                <w:rFonts w:ascii="Cambria Math" w:hAnsi="Cambria Math"/>
              </w:rPr>
              <m:t>∂E</m:t>
            </m:r>
          </m:num>
          <m:den>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1</m:t>
                    </m:r>
                  </m:e>
                </m:d>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1</m:t>
                    </m:r>
                  </m:e>
                </m:d>
              </m:sup>
            </m:sSubSup>
          </m:den>
        </m:f>
        <m:r>
          <w:rPr>
            <w:rFonts w:ascii="Cambria Math" w:hAnsi="Cambria Math"/>
          </w:rPr>
          <m:t xml:space="preserve"> *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oMath>
      <w:r>
        <w:t xml:space="preserve">  </w:t>
      </w:r>
      <w:r>
        <w:tab/>
      </w:r>
      <w:r>
        <w:tab/>
      </w:r>
      <w:r>
        <w:tab/>
      </w:r>
      <w:r>
        <w:tab/>
      </w:r>
      <w:r>
        <w:tab/>
      </w:r>
      <w:r>
        <w:tab/>
      </w:r>
      <w:r>
        <w:tab/>
        <w:t xml:space="preserve">      (2.26)</w:t>
      </w:r>
    </w:p>
    <w:p w14:paraId="09F0C8FC" w14:textId="77777777" w:rsidR="00611031" w:rsidRDefault="00000000" w:rsidP="00611031">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611031">
        <w:t>(Obtained fr</w:t>
      </w:r>
      <w:r w:rsidR="009D6107">
        <w:t>om the partial derivative of 2.0</w:t>
      </w:r>
      <w:r w:rsidR="00611031">
        <w:t xml:space="preserve"> with respect to </w:t>
      </w:r>
      <m:oMath>
        <m:sSub>
          <m:sSubPr>
            <m:ctrlPr>
              <w:rPr>
                <w:rFonts w:ascii="Cambria Math" w:hAnsi="Cambria Math"/>
                <w:i/>
              </w:rPr>
            </m:ctrlPr>
          </m:sSubPr>
          <m:e>
            <m:r>
              <w:rPr>
                <w:rFonts w:ascii="Cambria Math" w:hAnsi="Cambria Math"/>
              </w:rPr>
              <m:t>W</m:t>
            </m:r>
          </m:e>
          <m:sub>
            <m:r>
              <w:rPr>
                <w:rFonts w:ascii="Cambria Math" w:hAnsi="Cambria Math"/>
              </w:rPr>
              <m:t>ji</m:t>
            </m:r>
          </m:sub>
        </m:sSub>
      </m:oMath>
      <w:r w:rsidR="009D6107">
        <w:t>)</w:t>
      </w:r>
      <w:r w:rsidR="009D6107">
        <w:tab/>
        <w:t xml:space="preserve">       </w:t>
      </w:r>
      <w:r w:rsidR="009D6107">
        <w:tab/>
        <w:t xml:space="preserve">   </w:t>
      </w:r>
      <w:proofErr w:type="gramStart"/>
      <w:r w:rsidR="009D6107">
        <w:t xml:space="preserve">   </w:t>
      </w:r>
      <w:r w:rsidR="00611031">
        <w:t>(</w:t>
      </w:r>
      <w:proofErr w:type="gramEnd"/>
      <w:r w:rsidR="00611031">
        <w:t>2.27)</w:t>
      </w:r>
    </w:p>
    <w:p w14:paraId="755B2D2E" w14:textId="77777777" w:rsidR="00611031" w:rsidRDefault="00000000" w:rsidP="00611031">
      <w:pPr>
        <w:spacing w:line="480" w:lineRule="auto"/>
      </w:pPr>
      <m:oMath>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ji</m:t>
                </m:r>
              </m:sub>
              <m:sup>
                <m:d>
                  <m:dPr>
                    <m:ctrlPr>
                      <w:rPr>
                        <w:rFonts w:ascii="Cambria Math" w:hAnsi="Cambria Math"/>
                        <w:i/>
                      </w:rPr>
                    </m:ctrlPr>
                  </m:dPr>
                  <m:e>
                    <m:r>
                      <w:rPr>
                        <w:rFonts w:ascii="Cambria Math" w:hAnsi="Cambria Math"/>
                      </w:rPr>
                      <m:t>1</m:t>
                    </m:r>
                  </m:e>
                </m:d>
              </m:sup>
            </m:sSubSup>
          </m:den>
        </m:f>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1</m:t>
                </m:r>
              </m:e>
            </m:d>
          </m:sup>
        </m:sSubSup>
        <m:r>
          <w:rPr>
            <w:rFonts w:ascii="Cambria Math" w:hAnsi="Cambria Math"/>
          </w:rPr>
          <m:t>)</m:t>
        </m:r>
      </m:oMath>
      <w:r w:rsidR="009D6107">
        <w:t xml:space="preserve"> (Obtained from equation 2.3</w:t>
      </w:r>
      <w:r w:rsidR="00611031">
        <w:t>)</w:t>
      </w:r>
      <w:r w:rsidR="00611031">
        <w:tab/>
      </w:r>
      <w:r w:rsidR="00611031">
        <w:tab/>
      </w:r>
      <w:r w:rsidR="00611031">
        <w:tab/>
      </w:r>
      <w:r w:rsidR="00611031">
        <w:tab/>
      </w:r>
      <w:r w:rsidR="00611031">
        <w:tab/>
      </w:r>
      <w:r w:rsidR="00611031">
        <w:tab/>
        <w:t xml:space="preserve">      (2.28)</w:t>
      </w:r>
    </w:p>
    <w:p w14:paraId="45E14269" w14:textId="77777777" w:rsidR="00611031" w:rsidRDefault="00000000" w:rsidP="00611031">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j</m:t>
                    </m:r>
                  </m:sub>
                  <m:sup>
                    <m:r>
                      <w:rPr>
                        <w:rFonts w:ascii="Cambria Math" w:hAnsi="Cambria Math"/>
                      </w:rPr>
                      <m:t>(2)</m:t>
                    </m:r>
                  </m:sup>
                </m:sSubSup>
              </m:den>
            </m:f>
          </m:e>
        </m:nary>
        <m:r>
          <w:rPr>
            <w:rFonts w:ascii="Cambria Math" w:hAnsi="Cambria Math"/>
          </w:rPr>
          <m:t xml:space="preserve">* </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2</m:t>
                    </m:r>
                  </m:e>
                </m:d>
              </m:sup>
            </m:sSubSup>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d>
                  <m:dPr>
                    <m:ctrlPr>
                      <w:rPr>
                        <w:rFonts w:ascii="Cambria Math" w:hAnsi="Cambria Math"/>
                        <w:i/>
                      </w:rPr>
                    </m:ctrlPr>
                  </m:dPr>
                  <m:e>
                    <m:r>
                      <w:rPr>
                        <w:rFonts w:ascii="Cambria Math" w:hAnsi="Cambria Math"/>
                      </w:rPr>
                      <m:t>1</m:t>
                    </m:r>
                  </m:e>
                </m:d>
              </m:sup>
            </m:sSubSup>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d>
                              <m:dPr>
                                <m:ctrlPr>
                                  <w:rPr>
                                    <w:rFonts w:ascii="Cambria Math" w:hAnsi="Cambria Math"/>
                                    <w:i/>
                                  </w:rPr>
                                </m:ctrlPr>
                              </m:dPr>
                              <m:e>
                                <m:r>
                                  <w:rPr>
                                    <w:rFonts w:ascii="Cambria Math" w:hAnsi="Cambria Math"/>
                                  </w:rPr>
                                  <m:t>2</m:t>
                                </m:r>
                              </m:e>
                            </m:d>
                          </m:sup>
                        </m:sSubSup>
                      </m:den>
                    </m:f>
                  </m:e>
                </m:nary>
              </m:e>
            </m:groupChr>
          </m:e>
          <m:lim>
            <m:r>
              <w:rPr>
                <w:rFonts w:ascii="Cambria Math" w:hAnsi="Cambria Math"/>
              </w:rPr>
              <m:t>parcel</m:t>
            </m:r>
            <m:d>
              <m:dPr>
                <m:ctrlPr>
                  <w:rPr>
                    <w:rFonts w:ascii="Cambria Math" w:hAnsi="Cambria Math"/>
                    <w:i/>
                  </w:rPr>
                </m:ctrlPr>
              </m:dPr>
              <m:e>
                <m:r>
                  <w:rPr>
                    <w:rFonts w:ascii="Cambria Math" w:hAnsi="Cambria Math"/>
                  </w:rPr>
                  <m:t>i</m:t>
                </m:r>
              </m:e>
            </m:d>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f>
                  <m:fPr>
                    <m:ctrlPr>
                      <w:rPr>
                        <w:rFonts w:ascii="Cambria Math" w:hAnsi="Cambria Math"/>
                        <w:i/>
                      </w:rPr>
                    </m:ctrlPr>
                  </m:fPr>
                  <m:num>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e>
                    </m:nary>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e>
            </m:groupChr>
          </m:e>
          <m:lim>
            <m:r>
              <w:rPr>
                <w:rFonts w:ascii="Cambria Math" w:hAnsi="Cambria Math"/>
              </w:rPr>
              <m:t>parcel (ii)</m:t>
            </m:r>
          </m:lim>
        </m:limLow>
      </m:oMath>
      <w:r w:rsidR="00611031">
        <w:t xml:space="preserve"> </w:t>
      </w:r>
      <w:r w:rsidR="00611031">
        <w:tab/>
      </w:r>
      <w:r w:rsidR="00611031">
        <w:tab/>
      </w:r>
      <w:r w:rsidR="00611031">
        <w:tab/>
      </w:r>
      <w:r w:rsidR="00611031">
        <w:tab/>
      </w:r>
      <w:r w:rsidR="00611031">
        <w:tab/>
        <w:t xml:space="preserve">      (2.29)</w:t>
      </w:r>
    </w:p>
    <w:p w14:paraId="6DBD83FE" w14:textId="77777777" w:rsidR="00434F71" w:rsidRDefault="00434F71" w:rsidP="00434F71">
      <w:pPr>
        <w:spacing w:line="480" w:lineRule="auto"/>
      </w:pPr>
      <w:r>
        <w:t xml:space="preserve">Note that the partial derivative of parcel (ii) with respect to </w:t>
      </w:r>
      <m:oMath>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(2)</m:t>
            </m:r>
          </m:sup>
        </m:sSubSup>
      </m:oMath>
      <w:r>
        <w:t xml:space="preserve"> is the value of </w:t>
      </w:r>
      <m:oMath>
        <m:sSubSup>
          <m:sSubSupPr>
            <m:ctrlPr>
              <w:rPr>
                <w:rFonts w:ascii="Cambria Math" w:hAnsi="Cambria Math"/>
                <w:i/>
              </w:rPr>
            </m:ctrlPr>
          </m:sSubSupPr>
          <m:e>
            <m:r>
              <w:rPr>
                <w:rFonts w:ascii="Cambria Math" w:hAnsi="Cambria Math"/>
              </w:rPr>
              <m:t>W</m:t>
            </m:r>
          </m:e>
          <m:sub>
            <m:r>
              <w:rPr>
                <w:rFonts w:ascii="Cambria Math" w:hAnsi="Cambria Math"/>
              </w:rPr>
              <m:t>k</m:t>
            </m:r>
          </m:sub>
          <m:sup>
            <m:r>
              <w:rPr>
                <w:rFonts w:ascii="Cambria Math" w:hAnsi="Cambria Math"/>
              </w:rPr>
              <m:t>(2)</m:t>
            </m:r>
          </m:sup>
        </m:sSubSup>
      </m:oMath>
      <w:r>
        <w:t>. Thus,</w:t>
      </w:r>
      <w:r w:rsidR="00321FBF">
        <w:t xml:space="preserve"> equation 2.29</w:t>
      </w:r>
      <w:r>
        <w:t xml:space="preserve"> becomes:</w:t>
      </w:r>
    </w:p>
    <w:p w14:paraId="1A7D9CEA" w14:textId="77777777" w:rsidR="009B5D38" w:rsidRDefault="00000000" w:rsidP="00434F71">
      <w:pPr>
        <w:spacing w:line="480" w:lineRule="auto"/>
        <w:ind w:firstLine="720"/>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(2)</m:t>
                            </m:r>
                          </m:sup>
                        </m:sSubSup>
                      </m:den>
                    </m:f>
                  </m:e>
                </m:nary>
              </m:e>
            </m:groupChr>
          </m:e>
          <m:lim>
            <m:r>
              <w:rPr>
                <w:rFonts w:ascii="Cambria Math" w:hAnsi="Cambria Math"/>
              </w:rPr>
              <m:t>parcel(i)</m:t>
            </m:r>
          </m:lim>
        </m:limLow>
        <m:r>
          <w:rPr>
            <w:rFonts w:ascii="Cambria Math" w:hAnsi="Cambria Math"/>
          </w:rPr>
          <m:t xml:space="preserve">* </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(2)</m:t>
                    </m:r>
                  </m:sup>
                </m:sSubSup>
              </m:e>
            </m:groupChr>
          </m:e>
          <m:lim>
            <m:r>
              <w:rPr>
                <w:rFonts w:ascii="Cambria Math" w:hAnsi="Cambria Math"/>
              </w:rPr>
              <m:t>parcel(ii)</m:t>
            </m:r>
          </m:lim>
        </m:limLow>
        <m:r>
          <w:rPr>
            <w:rFonts w:ascii="Cambria Math" w:hAnsi="Cambria Math"/>
          </w:rPr>
          <m:t xml:space="preserve"> </m:t>
        </m:r>
      </m:oMath>
      <w:r w:rsidR="00434F71">
        <w:t xml:space="preserve"> </w:t>
      </w:r>
      <w:r w:rsidR="009B5D38">
        <w:tab/>
      </w:r>
      <w:r w:rsidR="009B5D38">
        <w:tab/>
      </w:r>
      <w:r w:rsidR="009B5D38">
        <w:tab/>
      </w:r>
      <w:r w:rsidR="009B5D38">
        <w:tab/>
      </w:r>
      <w:r w:rsidR="009B5D38">
        <w:tab/>
      </w:r>
      <w:r w:rsidR="009B5D38">
        <w:tab/>
      </w:r>
      <w:r w:rsidR="009B5D38">
        <w:tab/>
        <w:t xml:space="preserve">     (2.30)</w:t>
      </w:r>
    </w:p>
    <w:p w14:paraId="5FF97760" w14:textId="77777777" w:rsidR="00FC56D9" w:rsidRDefault="00196234" w:rsidP="00196234">
      <w:pPr>
        <w:spacing w:line="480" w:lineRule="auto"/>
        <w:ind w:firstLine="720"/>
      </w:pPr>
      <w:r>
        <w:t xml:space="preserve">The value of parcel (ii) in equation 2.30 relates to the synaptic weights of neurons from the second hidden layer. It is important to emphasize that all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xml:space="preserve"> were adjusted in the previous step based on the backpropagated errors from the adjustment of the weights of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(2)</m:t>
            </m:r>
          </m:sup>
        </m:sSubSup>
      </m:oMath>
      <w:r>
        <w:t>, which in turn were adjusted based on the real values of the error. Parcel (i) in equation 2.30 can be obtained by multiplying</w:t>
      </w:r>
      <w:r w:rsidR="000B526C">
        <w:t xml:space="preserve"> equations 2.1</w:t>
      </w:r>
      <w:r w:rsidR="00E67981">
        <w:t>8 and 2.</w:t>
      </w:r>
      <w:r w:rsidR="000B526C">
        <w:t>1</w:t>
      </w:r>
      <w:r w:rsidR="00E67981">
        <w:t xml:space="preserve">9, which will result in the value of </w:t>
      </w:r>
      <m:oMath>
        <m:sSubSup>
          <m:sSubSupPr>
            <m:ctrlPr>
              <w:rPr>
                <w:rFonts w:ascii="Cambria Math" w:hAnsi="Cambria Math"/>
                <w:i/>
              </w:rPr>
            </m:ctrlPr>
          </m:sSubSupPr>
          <m:e>
            <m:r>
              <w:rPr>
                <w:rFonts w:ascii="Cambria Math" w:hAnsi="Cambria Math"/>
              </w:rPr>
              <m:t>δ</m:t>
            </m:r>
          </m:e>
          <m:sub>
            <m:r>
              <w:rPr>
                <w:rFonts w:ascii="Cambria Math" w:hAnsi="Cambria Math"/>
              </w:rPr>
              <m:t>j</m:t>
            </m:r>
          </m:sub>
          <m:sup>
            <m:r>
              <w:rPr>
                <w:rFonts w:ascii="Cambria Math" w:hAnsi="Cambria Math"/>
              </w:rPr>
              <m:t>(2)</m:t>
            </m:r>
          </m:sup>
        </m:sSubSup>
      </m:oMath>
      <w:r w:rsidR="00E67981">
        <w:t xml:space="preserve"> obtained </w:t>
      </w:r>
      <w:r w:rsidR="009E3B97">
        <w:t xml:space="preserve">in equation </w:t>
      </w:r>
      <w:r w:rsidR="00FC56D9">
        <w:t>2.24.</w:t>
      </w:r>
    </w:p>
    <w:p w14:paraId="00658AD3" w14:textId="77777777" w:rsidR="000B526C" w:rsidRDefault="000B526C" w:rsidP="00FC56D9">
      <w:pPr>
        <w:spacing w:line="480" w:lineRule="auto"/>
      </w:pPr>
      <w:r>
        <w:lastRenderedPageBreak/>
        <w:t>Making appropriate substitutions equation 2.29 becomes</w:t>
      </w:r>
    </w:p>
    <w:p w14:paraId="528B782C" w14:textId="77777777" w:rsidR="00D71602" w:rsidRDefault="00000000" w:rsidP="00FC56D9">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j</m:t>
                </m:r>
              </m:sub>
              <m:sup>
                <m:r>
                  <w:rPr>
                    <w:rFonts w:ascii="Cambria Math" w:hAnsi="Cambria Math"/>
                  </w:rPr>
                  <m:t>1</m:t>
                </m:r>
              </m:sup>
            </m:sSubSup>
          </m:den>
        </m:f>
        <m:r>
          <w:rPr>
            <w:rFonts w:ascii="Cambria Math" w:hAnsi="Cambria Math"/>
          </w:rPr>
          <m:t>= -</m:t>
        </m:r>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2</m:t>
                    </m:r>
                  </m:e>
                </m:d>
              </m:sup>
            </m:sSubSup>
          </m:e>
        </m:nary>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r>
              <w:rPr>
                <w:rFonts w:ascii="Cambria Math" w:hAnsi="Cambria Math"/>
              </w:rPr>
              <m:t>(2)</m:t>
            </m:r>
          </m:sup>
        </m:sSubSup>
      </m:oMath>
      <w:r w:rsidR="00D71602">
        <w:tab/>
      </w:r>
      <w:r w:rsidR="00D71602">
        <w:tab/>
      </w:r>
      <w:r w:rsidR="00D71602">
        <w:tab/>
      </w:r>
      <w:r w:rsidR="00D71602">
        <w:tab/>
      </w:r>
      <w:r w:rsidR="00D71602">
        <w:tab/>
      </w:r>
      <w:r w:rsidR="00D71602">
        <w:tab/>
      </w:r>
      <w:r w:rsidR="00D71602">
        <w:tab/>
      </w:r>
      <w:r w:rsidR="00D71602">
        <w:tab/>
      </w:r>
      <w:r w:rsidR="00D71602">
        <w:tab/>
        <w:t xml:space="preserve">      (2.31)</w:t>
      </w:r>
    </w:p>
    <w:p w14:paraId="4B8E20AD" w14:textId="77777777" w:rsidR="00572711" w:rsidRDefault="00D71602" w:rsidP="00FC56D9">
      <w:pPr>
        <w:spacing w:line="480" w:lineRule="auto"/>
      </w:pPr>
      <w:r>
        <w:t xml:space="preserve">Substituting equations 2.27, </w:t>
      </w:r>
      <w:r w:rsidR="00572711">
        <w:t>2.28 and 2.31 in 2.26 in equation 2.26 we get</w:t>
      </w:r>
    </w:p>
    <w:p w14:paraId="26887C45" w14:textId="77777777" w:rsidR="00572711" w:rsidRDefault="00000000" w:rsidP="00FC56D9">
      <w:pPr>
        <w:spacing w:line="480" w:lineRule="auto"/>
      </w:pPr>
      <m:oMath>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den>
        </m:f>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e>
            </m:nary>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2</m:t>
                    </m:r>
                  </m:e>
                </m:d>
              </m:sup>
            </m:sSubSup>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1</m:t>
                    </m:r>
                  </m:e>
                </m:d>
              </m:sup>
            </m:sSubSup>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r w:rsidR="00A45CC3">
        <w:tab/>
      </w:r>
      <w:r w:rsidR="00A45CC3">
        <w:tab/>
      </w:r>
      <w:r w:rsidR="00A45CC3">
        <w:tab/>
      </w:r>
      <w:r w:rsidR="00A45CC3">
        <w:tab/>
      </w:r>
      <w:r w:rsidR="00A45CC3">
        <w:tab/>
      </w:r>
      <w:r w:rsidR="00A45CC3">
        <w:tab/>
        <w:t xml:space="preserve">      (2.32)</w:t>
      </w:r>
    </w:p>
    <w:p w14:paraId="5D141A5D" w14:textId="77777777" w:rsidR="00AB406D" w:rsidRDefault="00572711" w:rsidP="00FC56D9">
      <w:pPr>
        <w:spacing w:line="480" w:lineRule="auto"/>
      </w:pPr>
      <w:r>
        <w:t xml:space="preserve">In short, the adjustment of the weight matrix </w:t>
      </w:r>
      <m:oMath>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oMath>
      <w:r>
        <w:t xml:space="preserve"> should be made in the </w:t>
      </w:r>
      <w:r w:rsidR="00AB406D">
        <w:t>opposite direction of the gradient in order to minimize the error.</w:t>
      </w:r>
    </w:p>
    <w:p w14:paraId="67443D92" w14:textId="77777777" w:rsidR="00A45CC3" w:rsidRDefault="00AB406D" w:rsidP="00FC56D9">
      <w:pPr>
        <w:spacing w:line="480" w:lineRule="auto"/>
      </w:pPr>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r>
              <w:rPr>
                <w:rFonts w:ascii="Cambria Math" w:hAnsi="Cambria Math"/>
              </w:rPr>
              <m:t>(1)</m:t>
            </m:r>
          </m:sup>
        </m:sSubSup>
        <m:r>
          <w:rPr>
            <w:rFonts w:ascii="Cambria Math" w:hAnsi="Cambria Math"/>
          </w:rPr>
          <m:t xml:space="preserve">= -ŋ* </m:t>
        </m:r>
        <m:f>
          <m:fPr>
            <m:ctrlPr>
              <w:rPr>
                <w:rFonts w:ascii="Cambria Math" w:hAnsi="Cambria Math"/>
                <w:i/>
              </w:rPr>
            </m:ctrlPr>
          </m:fPr>
          <m:num>
            <m:r>
              <w:rPr>
                <w:rFonts w:ascii="Cambria Math" w:hAnsi="Cambria Math"/>
              </w:rPr>
              <m:t>∂E</m:t>
            </m:r>
          </m:num>
          <m:den>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den>
        </m:f>
        <m:r>
          <w:rPr>
            <w:rFonts w:ascii="Cambria Math" w:hAnsi="Cambria Math"/>
          </w:rPr>
          <m:t xml:space="preserve"> ↔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r w:rsidR="00A45CC3">
        <w:t xml:space="preserve"> </w:t>
      </w:r>
      <w:r w:rsidR="00A45CC3">
        <w:tab/>
      </w:r>
      <w:r w:rsidR="00A45CC3">
        <w:tab/>
      </w:r>
      <w:r w:rsidR="00A45CC3">
        <w:tab/>
      </w:r>
      <w:r w:rsidR="00A45CC3">
        <w:tab/>
      </w:r>
      <w:r w:rsidR="00A45CC3">
        <w:tab/>
      </w:r>
      <w:r w:rsidR="00A45CC3">
        <w:tab/>
        <w:t xml:space="preserve">      (</w:t>
      </w:r>
      <w:r w:rsidR="005453D5">
        <w:t>2.33</w:t>
      </w:r>
      <w:r w:rsidR="00A45CC3">
        <w:t>)</w:t>
      </w:r>
    </w:p>
    <w:p w14:paraId="3FFAF76F" w14:textId="77777777" w:rsidR="00A45CC3" w:rsidRDefault="00A45CC3" w:rsidP="00A45CC3">
      <w:pPr>
        <w:spacing w:line="480" w:lineRule="auto"/>
      </w:pPr>
      <w:r>
        <w:t xml:space="preserve">Where </w:t>
      </w:r>
    </w:p>
    <w:p w14:paraId="19F33EA9" w14:textId="77777777" w:rsidR="00A45CC3" w:rsidRDefault="00000000" w:rsidP="00A45CC3">
      <w:pPr>
        <w:spacing w:line="480" w:lineRule="auto"/>
      </w:pPr>
      <m:oMath>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1</m:t>
                </m:r>
              </m:e>
            </m:d>
          </m:sup>
        </m:sSubSup>
        <m:r>
          <w:rPr>
            <w:rFonts w:ascii="Cambria Math" w:hAnsi="Cambria Math"/>
          </w:rPr>
          <m:t>=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n2</m:t>
                </m:r>
              </m:sup>
              <m:e>
                <m:sSubSup>
                  <m:sSubSupPr>
                    <m:ctrlPr>
                      <w:rPr>
                        <w:rFonts w:ascii="Cambria Math" w:hAnsi="Cambria Math"/>
                        <w:i/>
                      </w:rPr>
                    </m:ctrlPr>
                  </m:sSubSupPr>
                  <m:e>
                    <m:r>
                      <w:rPr>
                        <w:rFonts w:ascii="Cambria Math" w:hAnsi="Cambria Math"/>
                      </w:rPr>
                      <m:t>δ</m:t>
                    </m:r>
                  </m:e>
                  <m:sub>
                    <m:r>
                      <w:rPr>
                        <w:rFonts w:ascii="Cambria Math" w:hAnsi="Cambria Math"/>
                      </w:rPr>
                      <m:t>k</m:t>
                    </m:r>
                  </m:sub>
                  <m:sup>
                    <m:d>
                      <m:dPr>
                        <m:ctrlPr>
                          <w:rPr>
                            <w:rFonts w:ascii="Cambria Math" w:hAnsi="Cambria Math"/>
                            <w:i/>
                          </w:rPr>
                        </m:ctrlPr>
                      </m:dPr>
                      <m:e>
                        <m:r>
                          <w:rPr>
                            <w:rFonts w:ascii="Cambria Math" w:hAnsi="Cambria Math"/>
                          </w:rPr>
                          <m:t>2</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kj</m:t>
                    </m:r>
                  </m:sub>
                  <m:sup>
                    <m:d>
                      <m:dPr>
                        <m:ctrlPr>
                          <w:rPr>
                            <w:rFonts w:ascii="Cambria Math" w:hAnsi="Cambria Math"/>
                            <w:i/>
                          </w:rPr>
                        </m:ctrlPr>
                      </m:dPr>
                      <m:e>
                        <m:r>
                          <w:rPr>
                            <w:rFonts w:ascii="Cambria Math" w:hAnsi="Cambria Math"/>
                          </w:rPr>
                          <m:t>2</m:t>
                        </m:r>
                      </m:e>
                    </m:d>
                  </m:sup>
                </m:sSubSup>
              </m:e>
            </m:nary>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j</m:t>
                </m:r>
              </m:sub>
              <m:sup>
                <m:d>
                  <m:dPr>
                    <m:ctrlPr>
                      <w:rPr>
                        <w:rFonts w:ascii="Cambria Math" w:hAnsi="Cambria Math"/>
                        <w:i/>
                      </w:rPr>
                    </m:ctrlPr>
                  </m:dPr>
                  <m:e>
                    <m:r>
                      <w:rPr>
                        <w:rFonts w:ascii="Cambria Math" w:hAnsi="Cambria Math"/>
                      </w:rPr>
                      <m:t>i</m:t>
                    </m:r>
                  </m:e>
                </m:d>
              </m:sup>
            </m:sSubSup>
          </m:e>
        </m:d>
      </m:oMath>
      <w:r w:rsidR="00A45CC3">
        <w:t xml:space="preserve"> </w:t>
      </w:r>
      <w:r w:rsidR="00A45CC3">
        <w:tab/>
      </w:r>
      <w:r w:rsidR="00A45CC3">
        <w:tab/>
      </w:r>
      <w:r w:rsidR="00A45CC3">
        <w:tab/>
      </w:r>
      <w:r w:rsidR="00A45CC3">
        <w:tab/>
      </w:r>
      <w:r w:rsidR="00A45CC3">
        <w:tab/>
      </w:r>
      <w:r w:rsidR="00A45CC3">
        <w:tab/>
      </w:r>
      <w:r w:rsidR="00A45CC3">
        <w:tab/>
        <w:t xml:space="preserve">      (</w:t>
      </w:r>
      <w:r w:rsidR="005453D5">
        <w:t>2.3</w:t>
      </w:r>
      <w:r w:rsidR="00A45CC3">
        <w:t>4)</w:t>
      </w:r>
    </w:p>
    <w:p w14:paraId="23B78B00" w14:textId="77777777" w:rsidR="00A45CC3" w:rsidRDefault="005453D5" w:rsidP="00A45CC3">
      <w:pPr>
        <w:spacing w:line="480" w:lineRule="auto"/>
      </w:pPr>
      <w:r>
        <w:t>Equation 2.34</w:t>
      </w:r>
      <w:r w:rsidR="00A45CC3">
        <w:t xml:space="preserve"> can also be written as </w:t>
      </w:r>
    </w:p>
    <w:p w14:paraId="535C3BEA" w14:textId="77777777" w:rsidR="00A45CC3" w:rsidRDefault="00000000" w:rsidP="00A45CC3">
      <w:pPr>
        <w:spacing w:line="480" w:lineRule="auto"/>
      </w:pPr>
      <m:oMath>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d>
          <m:dPr>
            <m:ctrlPr>
              <w:rPr>
                <w:rFonts w:ascii="Cambria Math" w:hAnsi="Cambria Math"/>
                <w:i/>
              </w:rPr>
            </m:ctrlPr>
          </m:dPr>
          <m:e>
            <m:r>
              <w:rPr>
                <w:rFonts w:ascii="Cambria Math" w:hAnsi="Cambria Math"/>
              </w:rPr>
              <m:t>t+1</m:t>
            </m:r>
          </m:e>
        </m:d>
        <m:r>
          <w:rPr>
            <w:rFonts w:ascii="Cambria Math" w:hAnsi="Cambria Math"/>
          </w:rPr>
          <m:t xml:space="preserve">= </m:t>
        </m:r>
        <m:sSubSup>
          <m:sSubSupPr>
            <m:ctrlPr>
              <w:rPr>
                <w:rFonts w:ascii="Cambria Math" w:hAnsi="Cambria Math"/>
                <w:i/>
              </w:rPr>
            </m:ctrlPr>
          </m:sSubSupPr>
          <m:e>
            <m:r>
              <w:rPr>
                <w:rFonts w:ascii="Cambria Math" w:hAnsi="Cambria Math"/>
              </w:rPr>
              <m:t>W</m:t>
            </m:r>
          </m:e>
          <m:sub>
            <m:r>
              <w:rPr>
                <w:rFonts w:ascii="Cambria Math" w:hAnsi="Cambria Math"/>
              </w:rPr>
              <m:t>ji</m:t>
            </m:r>
          </m:sub>
          <m:sup>
            <m:d>
              <m:dPr>
                <m:ctrlPr>
                  <w:rPr>
                    <w:rFonts w:ascii="Cambria Math" w:hAnsi="Cambria Math"/>
                    <w:i/>
                  </w:rPr>
                </m:ctrlPr>
              </m:dPr>
              <m:e>
                <m:r>
                  <w:rPr>
                    <w:rFonts w:ascii="Cambria Math" w:hAnsi="Cambria Math"/>
                  </w:rPr>
                  <m:t>1</m:t>
                </m:r>
              </m:e>
            </m:d>
          </m:sup>
        </m:sSubSup>
        <m:d>
          <m:dPr>
            <m:ctrlPr>
              <w:rPr>
                <w:rFonts w:ascii="Cambria Math" w:hAnsi="Cambria Math"/>
                <w:i/>
              </w:rPr>
            </m:ctrlPr>
          </m:dPr>
          <m:e>
            <m:r>
              <w:rPr>
                <w:rFonts w:ascii="Cambria Math" w:hAnsi="Cambria Math"/>
              </w:rPr>
              <m:t>t</m:t>
            </m:r>
          </m:e>
        </m:d>
        <m:r>
          <w:rPr>
            <w:rFonts w:ascii="Cambria Math" w:hAnsi="Cambria Math"/>
          </w:rPr>
          <m:t xml:space="preserve">+ ŋ* </m:t>
        </m:r>
        <m:sSubSup>
          <m:sSubSupPr>
            <m:ctrlPr>
              <w:rPr>
                <w:rFonts w:ascii="Cambria Math" w:hAnsi="Cambria Math"/>
                <w:i/>
              </w:rPr>
            </m:ctrlPr>
          </m:sSubSupPr>
          <m:e>
            <m:r>
              <w:rPr>
                <w:rFonts w:ascii="Cambria Math" w:hAnsi="Cambria Math"/>
              </w:rPr>
              <m:t>δ</m:t>
            </m:r>
          </m:e>
          <m:sub>
            <m:r>
              <w:rPr>
                <w:rFonts w:ascii="Cambria Math" w:hAnsi="Cambria Math"/>
              </w:rPr>
              <m:t>j</m:t>
            </m:r>
          </m:sub>
          <m:sup>
            <m:d>
              <m:dPr>
                <m:ctrlPr>
                  <w:rPr>
                    <w:rFonts w:ascii="Cambria Math" w:hAnsi="Cambria Math"/>
                    <w:i/>
                  </w:rPr>
                </m:ctrlPr>
              </m:dPr>
              <m:e>
                <m:r>
                  <w:rPr>
                    <w:rFonts w:ascii="Cambria Math" w:hAnsi="Cambria Math"/>
                  </w:rPr>
                  <m:t>1</m:t>
                </m:r>
              </m:e>
            </m:d>
          </m:sup>
        </m:sSubSup>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 xml:space="preserve"> </m:t>
        </m:r>
      </m:oMath>
      <w:r w:rsidR="00A45CC3">
        <w:tab/>
      </w:r>
      <w:r w:rsidR="00A45CC3">
        <w:tab/>
      </w:r>
      <w:r w:rsidR="00A45CC3">
        <w:tab/>
      </w:r>
      <w:r w:rsidR="00A45CC3">
        <w:tab/>
      </w:r>
      <w:r w:rsidR="00A45CC3">
        <w:tab/>
      </w:r>
      <w:r w:rsidR="00A45CC3">
        <w:tab/>
      </w:r>
      <w:r w:rsidR="00A45CC3">
        <w:tab/>
        <w:t xml:space="preserve">      (</w:t>
      </w:r>
      <w:r w:rsidR="005453D5">
        <w:t>2.3</w:t>
      </w:r>
      <w:r w:rsidR="00A45CC3">
        <w:t>5)</w:t>
      </w:r>
    </w:p>
    <w:p w14:paraId="147373B3" w14:textId="77777777" w:rsidR="005453D5" w:rsidRDefault="005453D5" w:rsidP="00A45CC3">
      <w:pPr>
        <w:spacing w:line="480" w:lineRule="auto"/>
      </w:pPr>
      <w:commentRangeStart w:id="42"/>
      <w:r>
        <w:t>T</w:t>
      </w:r>
      <w:r w:rsidRPr="005453D5">
        <w:t>herefore, expression (</w:t>
      </w:r>
      <w:r>
        <w:t>2.35</w:t>
      </w:r>
      <w:r w:rsidRPr="005453D5">
        <w:t>) adjusts the weight of the neurons from the seco</w:t>
      </w:r>
      <w:r>
        <w:t>nd h</w:t>
      </w:r>
      <w:r w:rsidRPr="005453D5">
        <w:t>idden layer, using the backpropagation of the error</w:t>
      </w:r>
      <w:r>
        <w:t xml:space="preserve"> originated from the neurons of </w:t>
      </w:r>
      <w:r w:rsidRPr="005453D5">
        <w:t>the output layer</w:t>
      </w:r>
      <w:r>
        <w:t>.</w:t>
      </w:r>
      <w:commentRangeEnd w:id="42"/>
      <w:r w:rsidR="000B27FB">
        <w:rPr>
          <w:rStyle w:val="CommentReference"/>
          <w:rFonts w:cs="Mangal"/>
        </w:rPr>
        <w:commentReference w:id="42"/>
      </w:r>
    </w:p>
    <w:p w14:paraId="2C2A5EE3" w14:textId="77777777" w:rsidR="005453D5" w:rsidRDefault="005453D5" w:rsidP="00A45CC3">
      <w:pPr>
        <w:spacing w:line="480" w:lineRule="auto"/>
      </w:pPr>
    </w:p>
    <w:p w14:paraId="70870187" w14:textId="77777777" w:rsidR="004429F4" w:rsidRDefault="004429F4" w:rsidP="00A45CC3">
      <w:pPr>
        <w:spacing w:line="480" w:lineRule="auto"/>
      </w:pPr>
    </w:p>
    <w:p w14:paraId="06529ACC" w14:textId="77777777" w:rsidR="00816171" w:rsidRDefault="00816171" w:rsidP="00FC56D9">
      <w:pPr>
        <w:spacing w:line="480" w:lineRule="auto"/>
      </w:pPr>
    </w:p>
    <w:p w14:paraId="2A09363D" w14:textId="77777777" w:rsidR="004429F4" w:rsidRDefault="004429F4" w:rsidP="00FC56D9">
      <w:pPr>
        <w:spacing w:line="480" w:lineRule="auto"/>
      </w:pPr>
    </w:p>
    <w:p w14:paraId="3E72897E" w14:textId="77777777" w:rsidR="004429F4" w:rsidRDefault="004429F4">
      <w:pPr>
        <w:suppressAutoHyphens w:val="0"/>
        <w:overflowPunct/>
      </w:pPr>
      <w:r>
        <w:br w:type="page"/>
      </w:r>
    </w:p>
    <w:p w14:paraId="4B117D9D" w14:textId="77777777" w:rsidR="00816171" w:rsidRDefault="009B1DB5">
      <w:pPr>
        <w:pStyle w:val="Heading1"/>
        <w:spacing w:line="480" w:lineRule="auto"/>
      </w:pPr>
      <w:bookmarkStart w:id="43" w:name="_heading=h.ipnx3a8c2uud" w:colFirst="0" w:colLast="0"/>
      <w:bookmarkStart w:id="44" w:name="_Toc139099756"/>
      <w:bookmarkEnd w:id="43"/>
      <w:r>
        <w:lastRenderedPageBreak/>
        <w:t>References</w:t>
      </w:r>
      <w:bookmarkEnd w:id="44"/>
    </w:p>
    <w:p w14:paraId="790CDDE0" w14:textId="77777777" w:rsidR="00816171" w:rsidRDefault="009B1DB5">
      <w:pPr>
        <w:spacing w:line="480" w:lineRule="auto"/>
      </w:pPr>
      <w:r>
        <w:t xml:space="preserve">Agrawal, A. K., Singh, N. Y. (2015). Evaluation of Face Recognition Methods in Unconstrained </w:t>
      </w:r>
    </w:p>
    <w:p w14:paraId="7DA8E583" w14:textId="77777777" w:rsidR="00816171" w:rsidRDefault="009B1DB5" w:rsidP="0042722C">
      <w:pPr>
        <w:spacing w:line="480" w:lineRule="auto"/>
        <w:ind w:left="720"/>
      </w:pPr>
      <w:r>
        <w:t xml:space="preserve">Environments. </w:t>
      </w:r>
      <w:r>
        <w:rPr>
          <w:i/>
        </w:rPr>
        <w:t>International Conference on Intelligent Computing, Communication &amp;</w:t>
      </w:r>
      <w:r w:rsidR="0042722C">
        <w:rPr>
          <w:i/>
        </w:rPr>
        <w:t xml:space="preserve"> </w:t>
      </w:r>
      <w:r>
        <w:rPr>
          <w:i/>
        </w:rPr>
        <w:t>Convergence</w:t>
      </w:r>
      <w:r>
        <w:t xml:space="preserve">. Bhubaneswar, Odisha, India. </w:t>
      </w:r>
      <w:r w:rsidR="0042722C">
        <w:t xml:space="preserve"> </w:t>
      </w:r>
      <w:r>
        <w:t>https://www.sciencedirect.com/science/article/pit/S1877050915006560</w:t>
      </w:r>
    </w:p>
    <w:p w14:paraId="5379DEA1" w14:textId="77777777" w:rsidR="00816171" w:rsidRDefault="009B1DB5">
      <w:pPr>
        <w:spacing w:line="480" w:lineRule="auto"/>
      </w:pPr>
      <w:r>
        <w:t xml:space="preserve">Ayo, F. M., Mustapha, M., Braimah, A. J., and Aina, A. D. (2021). Geometric Analysis and </w:t>
      </w:r>
    </w:p>
    <w:p w14:paraId="055EB310" w14:textId="77777777" w:rsidR="00816171" w:rsidRDefault="009B1DB5">
      <w:pPr>
        <w:spacing w:line="480" w:lineRule="auto"/>
      </w:pPr>
      <w:r>
        <w:tab/>
        <w:t xml:space="preserve">YOLO Algorithm for Automatic Face Detection System in a Security Setting. </w:t>
      </w:r>
      <w:r>
        <w:rPr>
          <w:i/>
        </w:rPr>
        <w:t xml:space="preserve">Journal of </w:t>
      </w:r>
      <w:r>
        <w:rPr>
          <w:i/>
        </w:rPr>
        <w:tab/>
        <w:t xml:space="preserve">Physics, </w:t>
      </w:r>
      <w:r>
        <w:t>2199 (2022), 1-10. https</w:t>
      </w:r>
      <w:r>
        <w:rPr>
          <w:rFonts w:ascii="sans-serif" w:eastAsia="sans-serif" w:hAnsi="sans-serif" w:cs="sans-serif"/>
        </w:rPr>
        <w:t>://</w:t>
      </w:r>
      <w:r>
        <w:t xml:space="preserve">doi:10.1088/1742-6596/2199/1/012010 </w:t>
      </w:r>
      <w:r>
        <w:rPr>
          <w:rFonts w:ascii="sans-serif" w:eastAsia="sans-serif" w:hAnsi="sans-serif" w:cs="sans-serif"/>
        </w:rPr>
        <w:t xml:space="preserve"> </w:t>
      </w:r>
    </w:p>
    <w:p w14:paraId="1D0827DC" w14:textId="77777777" w:rsidR="00816171" w:rsidRDefault="009B1DB5">
      <w:pPr>
        <w:spacing w:line="480" w:lineRule="auto"/>
      </w:pPr>
      <w:r>
        <w:t>Balaban, S. (2019).</w:t>
      </w:r>
      <w:r>
        <w:rPr>
          <w:i/>
        </w:rPr>
        <w:t xml:space="preserve"> Deep learning and face recognition: the state of the art. </w:t>
      </w:r>
      <w:r>
        <w:t xml:space="preserve">Retrieved from: </w:t>
      </w:r>
    </w:p>
    <w:p w14:paraId="5CEDDB7E" w14:textId="77777777" w:rsidR="00816171" w:rsidRDefault="009B1DB5">
      <w:pPr>
        <w:spacing w:line="480" w:lineRule="auto"/>
      </w:pPr>
      <w:r>
        <w:tab/>
        <w:t>https://arxiv.org/pdf/1902.03524v1.pdf</w:t>
      </w:r>
    </w:p>
    <w:p w14:paraId="2C0A4FEF" w14:textId="77777777" w:rsidR="00816171" w:rsidRDefault="009B1DB5">
      <w:pPr>
        <w:spacing w:line="480" w:lineRule="auto"/>
      </w:pPr>
      <w:r>
        <w:t xml:space="preserve">Blahnik, V. &amp; Schindelbeck, O. (2021). Smartphone Imaging Technology and its Applications. </w:t>
      </w:r>
    </w:p>
    <w:p w14:paraId="22A95187" w14:textId="77777777" w:rsidR="00816171" w:rsidRDefault="009B1DB5">
      <w:pPr>
        <w:spacing w:line="480" w:lineRule="auto"/>
      </w:pPr>
      <w:r>
        <w:tab/>
      </w:r>
      <w:r>
        <w:rPr>
          <w:i/>
        </w:rPr>
        <w:t>Advanced Optical Technologies, 10(3), 145-232</w:t>
      </w:r>
      <w:r>
        <w:t>. https://doi.org/10.1515/sot-2021-0023</w:t>
      </w:r>
    </w:p>
    <w:p w14:paraId="54A96961" w14:textId="77777777" w:rsidR="00816171" w:rsidRDefault="009B1DB5">
      <w:pPr>
        <w:spacing w:line="480" w:lineRule="auto"/>
      </w:pPr>
      <w:r>
        <w:t xml:space="preserve">Brunelli, R., and Poggio, T. (2013). Face Recognition through Geometrical Features. Retrieved </w:t>
      </w:r>
    </w:p>
    <w:p w14:paraId="023C9711" w14:textId="77777777" w:rsidR="00816171" w:rsidRDefault="009B1DB5">
      <w:pPr>
        <w:spacing w:line="480" w:lineRule="auto"/>
      </w:pPr>
      <w:r>
        <w:tab/>
        <w:t>from: https://www.semanticscholar.org/paper/Face-Recognition-through-Geometrical-</w:t>
      </w:r>
      <w:r>
        <w:tab/>
        <w:t>Features-Brunelli-Poggio/4748b4836011f0af46fcd6e1192e42d03bd5c1cb</w:t>
      </w:r>
    </w:p>
    <w:p w14:paraId="697C1F12" w14:textId="77777777" w:rsidR="00816171" w:rsidRDefault="009B1DB5">
      <w:pPr>
        <w:spacing w:line="480" w:lineRule="auto"/>
      </w:pPr>
      <w:r>
        <w:t xml:space="preserve">Celiktutan, O., Ulukaya, S., and Sankur, B. (2013). A Comparative Study of Face Landmarking </w:t>
      </w:r>
    </w:p>
    <w:p w14:paraId="59C0E2B6" w14:textId="77777777" w:rsidR="00816171" w:rsidRDefault="009B1DB5">
      <w:pPr>
        <w:spacing w:line="480" w:lineRule="auto"/>
      </w:pPr>
      <w:r>
        <w:tab/>
        <w:t xml:space="preserve">Techniques. </w:t>
      </w:r>
      <w:r>
        <w:rPr>
          <w:i/>
        </w:rPr>
        <w:t>EURASIP Journal on Image and Video Processing</w:t>
      </w:r>
      <w:r>
        <w:t xml:space="preserve">, 3(2013). </w:t>
      </w:r>
      <w:r>
        <w:tab/>
        <w:t xml:space="preserve">https://doi.org/10.1186/1687-5281-2013-13 </w:t>
      </w:r>
    </w:p>
    <w:p w14:paraId="57C6438C" w14:textId="77777777" w:rsidR="00816171" w:rsidRDefault="009B1DB5">
      <w:pPr>
        <w:spacing w:line="480" w:lineRule="auto"/>
      </w:pPr>
      <w:r>
        <w:t>Chandra, B. Y. and Reddy G. K. (2020). A Comparative Analysis of Face Recognition</w:t>
      </w:r>
    </w:p>
    <w:p w14:paraId="6C1A2D1F" w14:textId="77777777" w:rsidR="00816171" w:rsidRDefault="009B1DB5">
      <w:pPr>
        <w:spacing w:line="480" w:lineRule="auto"/>
      </w:pPr>
      <w:r>
        <w:tab/>
        <w:t xml:space="preserve">Models </w:t>
      </w:r>
      <w:r w:rsidR="0042722C">
        <w:t>on</w:t>
      </w:r>
      <w:r>
        <w:t xml:space="preserve"> Masked Faces. </w:t>
      </w:r>
      <w:r>
        <w:rPr>
          <w:i/>
        </w:rPr>
        <w:t>International Journal of Scientific &amp; Technology Research</w:t>
      </w:r>
      <w:r>
        <w:t xml:space="preserve">, </w:t>
      </w:r>
      <w:r>
        <w:tab/>
        <w:t xml:space="preserve">9(10):175-178. </w:t>
      </w:r>
    </w:p>
    <w:p w14:paraId="4341E13E" w14:textId="77777777" w:rsidR="00816171" w:rsidRDefault="009B1DB5">
      <w:pPr>
        <w:spacing w:line="480" w:lineRule="auto"/>
      </w:pPr>
      <w:r>
        <w:t xml:space="preserve">Chen, L., Mark, H., Lin, J., and Han, C. (2001). Why Recognition in A Statistics-Based Face  </w:t>
      </w:r>
    </w:p>
    <w:p w14:paraId="516ADF6A" w14:textId="77777777" w:rsidR="00816171" w:rsidRDefault="009B1DB5">
      <w:pPr>
        <w:spacing w:line="480" w:lineRule="auto"/>
      </w:pPr>
      <w:r>
        <w:tab/>
        <w:t xml:space="preserve">Recognition System Should be </w:t>
      </w:r>
      <w:r w:rsidR="002646EA">
        <w:t>based</w:t>
      </w:r>
      <w:r>
        <w:t xml:space="preserve"> on The Pure Face Portion: A Probabilistic Decision-</w:t>
      </w:r>
      <w:r>
        <w:tab/>
        <w:t xml:space="preserve">Based Proof. </w:t>
      </w:r>
      <w:r>
        <w:rPr>
          <w:i/>
        </w:rPr>
        <w:t>Pattern Recognition,</w:t>
      </w:r>
      <w:r>
        <w:t xml:space="preserve"> 34 (2001): 1393-1403 http://dx.doi.org/10.1016/S0031-</w:t>
      </w:r>
      <w:r>
        <w:tab/>
        <w:t>3203(00)00078-9</w:t>
      </w:r>
    </w:p>
    <w:p w14:paraId="0C09C1D3" w14:textId="77777777" w:rsidR="00816171" w:rsidRDefault="009B1DB5">
      <w:pPr>
        <w:spacing w:line="480" w:lineRule="auto"/>
      </w:pPr>
      <w:r>
        <w:lastRenderedPageBreak/>
        <w:t xml:space="preserve">Da Silva I. N. Hernane Spatti D. Andrade Flauzino R. Liboni L. H. B. &amp; Dos Reis Alves S. </w:t>
      </w:r>
    </w:p>
    <w:p w14:paraId="6D5D66BC" w14:textId="77777777" w:rsidR="00816171" w:rsidRDefault="009B1DB5">
      <w:pPr>
        <w:spacing w:line="480" w:lineRule="auto"/>
        <w:ind w:left="720"/>
      </w:pPr>
      <w:r>
        <w:t xml:space="preserve">F. (2017). </w:t>
      </w:r>
      <w:r w:rsidR="0094449C">
        <w:rPr>
          <w:i/>
        </w:rPr>
        <w:t>Artificial Neural Networks</w:t>
      </w:r>
      <w:r>
        <w:rPr>
          <w:i/>
        </w:rPr>
        <w:t>: A Practical Course</w:t>
      </w:r>
      <w:r>
        <w:t xml:space="preserve">. Springer International </w:t>
      </w:r>
      <w:r w:rsidR="0094449C">
        <w:t>Publishing:</w:t>
      </w:r>
      <w:r>
        <w:t xml:space="preserve"> </w:t>
      </w:r>
      <w:r w:rsidR="0094449C">
        <w:t>Imprint:</w:t>
      </w:r>
      <w:r>
        <w:t xml:space="preserve"> Springer. https://doi.org/10.1007/978-3-319-43162-8</w:t>
      </w:r>
    </w:p>
    <w:p w14:paraId="333B2525" w14:textId="77777777" w:rsidR="00816171" w:rsidRDefault="009B1DB5">
      <w:pPr>
        <w:spacing w:line="480" w:lineRule="auto"/>
      </w:pPr>
      <w:r>
        <w:t>Davenport, H. T., and Patil, J. D. (2012). Data Scientist: The Sexiest Job of the 21</w:t>
      </w:r>
      <w:r>
        <w:rPr>
          <w:vertAlign w:val="superscript"/>
        </w:rPr>
        <w:t>st</w:t>
      </w:r>
      <w:r>
        <w:t xml:space="preserve"> Century. </w:t>
      </w:r>
    </w:p>
    <w:p w14:paraId="7F0CD72D" w14:textId="77777777" w:rsidR="00816171" w:rsidRDefault="009B1DB5">
      <w:pPr>
        <w:spacing w:line="480" w:lineRule="auto"/>
        <w:ind w:left="709"/>
      </w:pPr>
      <w:r w:rsidRPr="0094449C">
        <w:rPr>
          <w:i/>
        </w:rPr>
        <w:t>Harvard Business Review</w:t>
      </w:r>
      <w:r>
        <w:t>. Retrieved from: https://hbr.org/2012/10/data-scientist-the-sexiest-job-of-the-21st-century.</w:t>
      </w:r>
    </w:p>
    <w:p w14:paraId="2AA7D847" w14:textId="77777777" w:rsidR="00816171" w:rsidRDefault="009B1DB5">
      <w:pPr>
        <w:spacing w:line="480" w:lineRule="auto"/>
      </w:pPr>
      <w:r>
        <w:t xml:space="preserve">Derma, R., and Tolle, H. (2019).  What Factors Influence Users to Install </w:t>
      </w:r>
      <w:r w:rsidR="0094449C">
        <w:t>Photography</w:t>
      </w:r>
      <w:r>
        <w:t>-</w:t>
      </w:r>
    </w:p>
    <w:p w14:paraId="0420EA3F" w14:textId="77777777" w:rsidR="00816171" w:rsidRDefault="009B1DB5">
      <w:pPr>
        <w:spacing w:line="480" w:lineRule="auto"/>
      </w:pPr>
      <w:r>
        <w:tab/>
        <w:t xml:space="preserve">Category Application to their Android Smartphone? </w:t>
      </w:r>
      <w:r>
        <w:rPr>
          <w:i/>
        </w:rPr>
        <w:t xml:space="preserve">International Journal of Interactive </w:t>
      </w:r>
      <w:r>
        <w:rPr>
          <w:i/>
        </w:rPr>
        <w:tab/>
        <w:t xml:space="preserve">Mobile Technologies, </w:t>
      </w:r>
      <w:r>
        <w:t>13(02): 4-12. https://doi:10.3991/ijim.v13i02.6726</w:t>
      </w:r>
    </w:p>
    <w:p w14:paraId="7DC72D2D" w14:textId="77777777" w:rsidR="00816171" w:rsidRDefault="009B1DB5">
      <w:pPr>
        <w:spacing w:line="480" w:lineRule="auto"/>
      </w:pPr>
      <w:r>
        <w:t xml:space="preserve">Ferrari, C., Berretti, S., &amp; Del Bimbo, A. (2018). </w:t>
      </w:r>
      <w:r>
        <w:rPr>
          <w:i/>
        </w:rPr>
        <w:t xml:space="preserve">Extended YouTube Faces: a Dataset for </w:t>
      </w:r>
    </w:p>
    <w:p w14:paraId="5D1D23B0" w14:textId="77777777" w:rsidR="00816171" w:rsidRDefault="009B1DB5">
      <w:pPr>
        <w:spacing w:line="480" w:lineRule="auto"/>
      </w:pPr>
      <w:r>
        <w:rPr>
          <w:i/>
        </w:rPr>
        <w:tab/>
        <w:t>Heterogeneous Open-Set Face Identification</w:t>
      </w:r>
      <w:r>
        <w:t xml:space="preserve">. 2018 24th International Conference on Pattern </w:t>
      </w:r>
      <w:r>
        <w:tab/>
        <w:t>Recognition (ICPR), 3408–3413. doi:10.1109/ICPR.2018.8545642</w:t>
      </w:r>
    </w:p>
    <w:p w14:paraId="41EEF905" w14:textId="77777777" w:rsidR="00816171" w:rsidRDefault="009B1DB5">
      <w:pPr>
        <w:spacing w:line="480" w:lineRule="auto"/>
      </w:pPr>
      <w:r>
        <w:t xml:space="preserve">Finlayson G. D. (2018). Colour and Illumination in Computer Vision. </w:t>
      </w:r>
      <w:r>
        <w:rPr>
          <w:i/>
        </w:rPr>
        <w:t>Interface focus</w:t>
      </w:r>
      <w:r>
        <w:t xml:space="preserve">, 8(4), </w:t>
      </w:r>
    </w:p>
    <w:p w14:paraId="07D405BE" w14:textId="77777777" w:rsidR="00816171" w:rsidRDefault="009B1DB5">
      <w:pPr>
        <w:spacing w:line="480" w:lineRule="auto"/>
      </w:pPr>
      <w:r>
        <w:tab/>
        <w:t>20180008. https://doi.org/10.1098/rsfs.2018.0008</w:t>
      </w:r>
    </w:p>
    <w:p w14:paraId="6BED0417" w14:textId="77777777" w:rsidR="00816171" w:rsidRDefault="009B1DB5">
      <w:pPr>
        <w:spacing w:line="480" w:lineRule="auto"/>
      </w:pPr>
      <w:r>
        <w:t xml:space="preserve">Finlayson, G., and Fredembach, C. (2007). Detecting Illumination in Images. Retrieved from: </w:t>
      </w:r>
    </w:p>
    <w:p w14:paraId="7EC2DDCA" w14:textId="77777777" w:rsidR="00816171" w:rsidRDefault="009B1DB5">
      <w:pPr>
        <w:spacing w:line="480" w:lineRule="auto"/>
      </w:pPr>
      <w:r>
        <w:tab/>
        <w:t>https://www.cs.sfu.ca/~mark/ftp/Iccv07/iccv07.pdf</w:t>
      </w:r>
    </w:p>
    <w:p w14:paraId="14C37CE8" w14:textId="77777777" w:rsidR="00816171" w:rsidRDefault="009B1DB5">
      <w:pPr>
        <w:spacing w:line="480" w:lineRule="auto"/>
      </w:pPr>
      <w:r>
        <w:t xml:space="preserve">Fu, X. (2021). Design of Facial Recognition System Based on Visual Communication Effect. </w:t>
      </w:r>
      <w:r>
        <w:tab/>
      </w:r>
      <w:r>
        <w:rPr>
          <w:i/>
        </w:rPr>
        <w:t>Computational Intelligence and Neuroscience</w:t>
      </w:r>
      <w:r>
        <w:t xml:space="preserve">, 2021(4): 1-9. </w:t>
      </w:r>
      <w:r>
        <w:tab/>
        <w:t>https://doi.org/10.1155/2021/1539596</w:t>
      </w:r>
    </w:p>
    <w:p w14:paraId="2A9B80C3" w14:textId="77777777" w:rsidR="00816171" w:rsidRDefault="009B1DB5">
      <w:pPr>
        <w:spacing w:line="480" w:lineRule="auto"/>
      </w:pPr>
      <w:r>
        <w:t xml:space="preserve">Ge, H., Dai, Y., Zhu, Z., and Wang, B. (2021). A Robust Face Recognition Algorithm Based on an </w:t>
      </w:r>
    </w:p>
    <w:p w14:paraId="2AA78053" w14:textId="77777777" w:rsidR="00816171" w:rsidRDefault="009B1DB5">
      <w:pPr>
        <w:spacing w:line="480" w:lineRule="auto"/>
      </w:pPr>
      <w:r>
        <w:tab/>
        <w:t xml:space="preserve">Improved Generative Confrontation Network. </w:t>
      </w:r>
      <w:r>
        <w:rPr>
          <w:i/>
        </w:rPr>
        <w:t>Applied Sciences,</w:t>
      </w:r>
      <w:r>
        <w:t xml:space="preserve"> 11(11588): 1-16. </w:t>
      </w:r>
      <w:r>
        <w:tab/>
        <w:t>https://doi.org/10.3390/app112411588</w:t>
      </w:r>
    </w:p>
    <w:p w14:paraId="76F2AE91" w14:textId="77777777" w:rsidR="00816171" w:rsidRDefault="009B1DB5">
      <w:pPr>
        <w:spacing w:line="480" w:lineRule="auto"/>
      </w:pPr>
      <w:r>
        <w:t>Ghimire, D., and Lee, J. (2016).  Geometric Feature-Based Facial Expression Recognition in</w:t>
      </w:r>
    </w:p>
    <w:p w14:paraId="571FD647" w14:textId="77777777" w:rsidR="00816171" w:rsidRDefault="009B1DB5">
      <w:pPr>
        <w:spacing w:line="480" w:lineRule="auto"/>
      </w:pPr>
      <w:r>
        <w:tab/>
        <w:t xml:space="preserve">Image Sequences Using Multi-Class AdaBoost and Support Vector Machines. </w:t>
      </w:r>
      <w:r>
        <w:rPr>
          <w:i/>
        </w:rPr>
        <w:t>Sensors</w:t>
      </w:r>
      <w:r>
        <w:t xml:space="preserve">, </w:t>
      </w:r>
      <w:r>
        <w:tab/>
        <w:t>13(6): 7714–7734. https://doi.org/10.3390%2Fs130607714</w:t>
      </w:r>
    </w:p>
    <w:p w14:paraId="7B6C4751" w14:textId="77777777" w:rsidR="00816171" w:rsidRDefault="009B1DB5">
      <w:pPr>
        <w:spacing w:line="480" w:lineRule="auto"/>
      </w:pPr>
      <w:r>
        <w:lastRenderedPageBreak/>
        <w:t xml:space="preserve">Goel, R., Mehmood, I., Ugail, H. (2021). A Study of Deep Learning-Based Face Recognition </w:t>
      </w:r>
    </w:p>
    <w:p w14:paraId="03F8F35A" w14:textId="77777777" w:rsidR="00816171" w:rsidRDefault="009B1DB5">
      <w:pPr>
        <w:spacing w:line="480" w:lineRule="auto"/>
      </w:pPr>
      <w:r>
        <w:tab/>
        <w:t xml:space="preserve">Models for Sibling Identification. </w:t>
      </w:r>
      <w:r>
        <w:rPr>
          <w:i/>
        </w:rPr>
        <w:t>Sensors</w:t>
      </w:r>
      <w:r>
        <w:t>, 21(5068): n.p. https://doi.org/10.3390/s21155068</w:t>
      </w:r>
    </w:p>
    <w:p w14:paraId="009C802B" w14:textId="77777777" w:rsidR="00816171" w:rsidRDefault="009B1DB5">
      <w:pPr>
        <w:spacing w:line="480" w:lineRule="auto"/>
      </w:pPr>
      <w:r>
        <w:t xml:space="preserve">Hidayat, R., Wibowo, B, M., Satria, R. B., Winursito, A. (2021). Implementation of Face </w:t>
      </w:r>
    </w:p>
    <w:p w14:paraId="0EED9524" w14:textId="77777777" w:rsidR="00816171" w:rsidRDefault="009B1DB5">
      <w:pPr>
        <w:spacing w:line="480" w:lineRule="auto"/>
      </w:pPr>
      <w:r>
        <w:tab/>
        <w:t xml:space="preserve">Recognition Using Geometric Features Extraction. </w:t>
      </w:r>
      <w:r>
        <w:rPr>
          <w:i/>
        </w:rPr>
        <w:t>Jurnal Lmiah Kursor</w:t>
      </w:r>
      <w:r>
        <w:t xml:space="preserve">, 11(2): 83-90. </w:t>
      </w:r>
      <w:r>
        <w:tab/>
        <w:t>https://doi.org/10.21107/kursor.v11i2.284</w:t>
      </w:r>
    </w:p>
    <w:p w14:paraId="4B7F3D4D" w14:textId="77777777" w:rsidR="00816171" w:rsidRDefault="009B1DB5">
      <w:pPr>
        <w:spacing w:line="480" w:lineRule="auto"/>
      </w:pPr>
      <w:r>
        <w:t xml:space="preserve">Hinton, E. G., Osindero, O., and Teh, Y. (2006). A Fast Learning Algorithm for Deep Belief Nets. </w:t>
      </w:r>
    </w:p>
    <w:p w14:paraId="6B5F934A" w14:textId="77777777" w:rsidR="00816171" w:rsidRDefault="009B1DB5">
      <w:pPr>
        <w:spacing w:line="480" w:lineRule="auto"/>
      </w:pPr>
      <w:r>
        <w:tab/>
      </w:r>
      <w:r>
        <w:rPr>
          <w:i/>
        </w:rPr>
        <w:t xml:space="preserve">Neural Computation, </w:t>
      </w:r>
      <w:r>
        <w:t>18(7): 1527-54. https://doi:10.1162/neco.2006.18.7.1527</w:t>
      </w:r>
    </w:p>
    <w:p w14:paraId="4CA27E02" w14:textId="77777777" w:rsidR="00816171" w:rsidRDefault="009B1DB5">
      <w:pPr>
        <w:spacing w:line="480" w:lineRule="auto"/>
      </w:pPr>
      <w:r>
        <w:t xml:space="preserve">Kapil, D., and Jain A. (2013). A Brief Review on Feature Based Approaches for Face Recognition. </w:t>
      </w:r>
    </w:p>
    <w:p w14:paraId="10C903F2" w14:textId="77777777" w:rsidR="00816171" w:rsidRDefault="009B1DB5">
      <w:pPr>
        <w:spacing w:line="480" w:lineRule="auto"/>
        <w:ind w:firstLine="709"/>
      </w:pPr>
      <w:r>
        <w:rPr>
          <w:i/>
        </w:rPr>
        <w:t>International Journal of Science and Research</w:t>
      </w:r>
      <w:r>
        <w:t>, 6(14): 273-27.</w:t>
      </w:r>
    </w:p>
    <w:p w14:paraId="0AA92000" w14:textId="77777777" w:rsidR="00816171" w:rsidRDefault="009B1DB5">
      <w:pPr>
        <w:spacing w:line="480" w:lineRule="auto"/>
      </w:pPr>
      <w:r>
        <w:t xml:space="preserve">KrishnapriyaK., S., Vangara, K., King, M.C., Albiero, V., &amp; Bowyer, K. (2019). </w:t>
      </w:r>
      <w:r>
        <w:rPr>
          <w:i/>
        </w:rPr>
        <w:t xml:space="preserve">Characterizing the </w:t>
      </w:r>
    </w:p>
    <w:p w14:paraId="153D659C" w14:textId="77777777" w:rsidR="00816171" w:rsidRDefault="009B1DB5">
      <w:pPr>
        <w:spacing w:line="480" w:lineRule="auto"/>
      </w:pPr>
      <w:r>
        <w:rPr>
          <w:i/>
        </w:rPr>
        <w:tab/>
        <w:t>Variability in Face Recognition Accuracy Relative to Race</w:t>
      </w:r>
      <w:r>
        <w:t xml:space="preserve">. 2019 IEEE/CVF Conference on </w:t>
      </w:r>
      <w:r>
        <w:tab/>
        <w:t xml:space="preserve">Computer Vision and Pattern Recognition Workshops (CVPRW), 2278-2285. </w:t>
      </w:r>
      <w:r>
        <w:tab/>
        <w:t>https://arxiv.org/pdf/1904.07325.pdf</w:t>
      </w:r>
    </w:p>
    <w:p w14:paraId="6F6FE1B1" w14:textId="77777777" w:rsidR="00816171" w:rsidRDefault="009B1DB5">
      <w:pPr>
        <w:spacing w:line="480" w:lineRule="auto"/>
      </w:pPr>
      <w:r>
        <w:t xml:space="preserve">Leslie, D. (2020). Understanding bias in facial recognition technologies: an explainer. </w:t>
      </w:r>
      <w:r>
        <w:rPr>
          <w:i/>
        </w:rPr>
        <w:t xml:space="preserve">The Alan </w:t>
      </w:r>
    </w:p>
    <w:p w14:paraId="32324334" w14:textId="77777777" w:rsidR="00816171" w:rsidRDefault="009B1DB5">
      <w:pPr>
        <w:spacing w:line="480" w:lineRule="auto"/>
      </w:pPr>
      <w:r>
        <w:rPr>
          <w:i/>
        </w:rPr>
        <w:tab/>
        <w:t>Turing Institute</w:t>
      </w:r>
      <w:r>
        <w:t xml:space="preserve">. https://doi.org/10.5281/zenodo.4050457 </w:t>
      </w:r>
    </w:p>
    <w:p w14:paraId="4D48FE20" w14:textId="77777777" w:rsidR="00816171" w:rsidRDefault="009B1DB5">
      <w:pPr>
        <w:spacing w:line="480" w:lineRule="auto"/>
      </w:pPr>
      <w:r>
        <w:t xml:space="preserve">Liu, C. J., and Ellisa, A. D. (2021). Editorial: Eating in the Age of Smartphones: The Good, the Bad, </w:t>
      </w:r>
    </w:p>
    <w:p w14:paraId="044A0279" w14:textId="77777777" w:rsidR="00816171" w:rsidRDefault="009B1DB5">
      <w:pPr>
        <w:spacing w:line="480" w:lineRule="auto"/>
      </w:pPr>
      <w:r>
        <w:tab/>
        <w:t xml:space="preserve">and the Neutral. </w:t>
      </w:r>
      <w:r>
        <w:rPr>
          <w:i/>
        </w:rPr>
        <w:t xml:space="preserve">Frontiers in Psychology, </w:t>
      </w:r>
      <w:r>
        <w:t xml:space="preserve">12(796899): 1-2. https://doi: </w:t>
      </w:r>
      <w:r>
        <w:tab/>
        <w:t>10.3389/fpsyg.2021.796899</w:t>
      </w:r>
    </w:p>
    <w:p w14:paraId="264D7E33" w14:textId="77777777" w:rsidR="00816171" w:rsidRDefault="009B1DB5">
      <w:pPr>
        <w:spacing w:line="480" w:lineRule="auto"/>
      </w:pPr>
      <w:r>
        <w:t xml:space="preserve">Lu, D., and Yan, L. (2021). Face Detection and Recognition Algorithm in Digital Image Based on </w:t>
      </w:r>
    </w:p>
    <w:p w14:paraId="05EF44BF" w14:textId="77777777" w:rsidR="00816171" w:rsidRDefault="009B1DB5">
      <w:pPr>
        <w:spacing w:line="480" w:lineRule="auto"/>
      </w:pPr>
      <w:r>
        <w:tab/>
        <w:t xml:space="preserve">Computer Vision Sensor. </w:t>
      </w:r>
      <w:r>
        <w:rPr>
          <w:i/>
        </w:rPr>
        <w:t xml:space="preserve">Journal of Sensors, </w:t>
      </w:r>
      <w:r>
        <w:t xml:space="preserve">2021(4796768), 1-16. </w:t>
      </w:r>
      <w:r>
        <w:tab/>
        <w:t>https://doi.org/10.1155/2021/4796768</w:t>
      </w:r>
    </w:p>
    <w:p w14:paraId="472CFB2C" w14:textId="77777777" w:rsidR="00816171" w:rsidRDefault="009B1DB5">
      <w:pPr>
        <w:spacing w:line="480" w:lineRule="auto"/>
      </w:pPr>
      <w:r>
        <w:t>Marks, P. (2021). Can the Biases in Facial Recognition Be Fixed; Also, Should They?</w:t>
      </w:r>
    </w:p>
    <w:p w14:paraId="23ACB222" w14:textId="77777777" w:rsidR="00816171" w:rsidRDefault="009B1DB5">
      <w:pPr>
        <w:spacing w:line="480" w:lineRule="auto"/>
      </w:pPr>
      <w:r>
        <w:tab/>
      </w:r>
      <w:r>
        <w:rPr>
          <w:i/>
        </w:rPr>
        <w:t xml:space="preserve">Communications of </w:t>
      </w:r>
      <w:r w:rsidR="00357371">
        <w:rPr>
          <w:i/>
        </w:rPr>
        <w:t>the</w:t>
      </w:r>
      <w:r>
        <w:rPr>
          <w:i/>
        </w:rPr>
        <w:t xml:space="preserve"> ACM,</w:t>
      </w:r>
      <w:r>
        <w:t xml:space="preserve"> 64(3): 20-22. https://dx.doi.org/10.1145/3446877</w:t>
      </w:r>
    </w:p>
    <w:p w14:paraId="333A9273" w14:textId="77777777" w:rsidR="00816171" w:rsidRDefault="009B1DB5">
      <w:pPr>
        <w:spacing w:line="480" w:lineRule="auto"/>
      </w:pPr>
      <w:r>
        <w:t xml:space="preserve">Mothar, M. N., Hassan, A. M., Hassan, H. S., and Osman, N. M. (2013). The Importance of </w:t>
      </w:r>
    </w:p>
    <w:p w14:paraId="69112648" w14:textId="77777777" w:rsidR="00816171" w:rsidRDefault="009B1DB5" w:rsidP="00357371">
      <w:pPr>
        <w:spacing w:line="480" w:lineRule="auto"/>
        <w:ind w:left="720"/>
      </w:pPr>
      <w:r>
        <w:lastRenderedPageBreak/>
        <w:t xml:space="preserve">Smartphone’s </w:t>
      </w:r>
      <w:r>
        <w:tab/>
        <w:t xml:space="preserve">Usage </w:t>
      </w:r>
      <w:r w:rsidR="00357371">
        <w:t>among</w:t>
      </w:r>
      <w:r>
        <w:t xml:space="preserve"> Malaysian Undergraduates. </w:t>
      </w:r>
      <w:r>
        <w:rPr>
          <w:i/>
        </w:rPr>
        <w:t>Journal of Humanities and Social Science</w:t>
      </w:r>
      <w:r>
        <w:t>, 1</w:t>
      </w:r>
      <w:r w:rsidR="00357371">
        <w:t xml:space="preserve">4(3): 112-118. Retrieved from: </w:t>
      </w:r>
      <w:r>
        <w:t>h</w:t>
      </w:r>
      <w:r w:rsidR="00357371" w:rsidRPr="00357371">
        <w:t>ttps://www.iosrjournals.org/iosr-j</w:t>
      </w:r>
      <w:r>
        <w:t>hss/papers/Vol14-issue3/S0143112118.pdf</w:t>
      </w:r>
    </w:p>
    <w:p w14:paraId="51F6968F" w14:textId="77777777" w:rsidR="00816171" w:rsidRDefault="009B1DB5">
      <w:pPr>
        <w:spacing w:line="480" w:lineRule="auto"/>
      </w:pPr>
      <w:r>
        <w:t xml:space="preserve">Najibi, A. (2020). </w:t>
      </w:r>
      <w:r>
        <w:rPr>
          <w:i/>
        </w:rPr>
        <w:t>Racial Discrimination in Face Recognition Technology</w:t>
      </w:r>
      <w:r>
        <w:t xml:space="preserve">. Retrieved from </w:t>
      </w:r>
      <w:r>
        <w:tab/>
        <w:t>https://sitn.hms.harvard.edu/flash/2020/racial-discrimination-in-face-recognition-</w:t>
      </w:r>
      <w:r>
        <w:tab/>
        <w:t>technology/</w:t>
      </w:r>
    </w:p>
    <w:p w14:paraId="7BFAD632" w14:textId="77777777" w:rsidR="00816171" w:rsidRDefault="009B1DB5">
      <w:pPr>
        <w:spacing w:line="480" w:lineRule="auto"/>
      </w:pPr>
      <w:r>
        <w:t xml:space="preserve">Pankaj, S. D., and Wilscy, M. (2011). Face Recognition Using Fuzzy Neural Network Classifier. </w:t>
      </w:r>
    </w:p>
    <w:p w14:paraId="60F82BBB" w14:textId="77777777" w:rsidR="00816171" w:rsidRDefault="009B1DB5">
      <w:pPr>
        <w:spacing w:line="480" w:lineRule="auto"/>
      </w:pPr>
      <w:r>
        <w:tab/>
        <w:t>Retrived from: https://sci-hub.se/10.1007/978-3-642-24037-9_6</w:t>
      </w:r>
    </w:p>
    <w:p w14:paraId="2BB2909B" w14:textId="77777777" w:rsidR="00816171" w:rsidRDefault="009B1DB5">
      <w:pPr>
        <w:spacing w:line="480" w:lineRule="auto"/>
      </w:pPr>
      <w:r>
        <w:t xml:space="preserve">Parkhi, M. O., Vedaldi, A., and Ziseerman, A.  (2015). </w:t>
      </w:r>
      <w:r>
        <w:rPr>
          <w:i/>
        </w:rPr>
        <w:t>VGG Face Dataset</w:t>
      </w:r>
      <w:r>
        <w:t xml:space="preserve">. Retrieved from: </w:t>
      </w:r>
    </w:p>
    <w:p w14:paraId="7C6264D2" w14:textId="77777777" w:rsidR="00816171" w:rsidRDefault="009B1DB5">
      <w:pPr>
        <w:spacing w:line="480" w:lineRule="auto"/>
      </w:pPr>
      <w:r>
        <w:tab/>
        <w:t>https://www.robots.ox.ac.uk/~vgg/data/vgg_face/</w:t>
      </w:r>
    </w:p>
    <w:p w14:paraId="65C2B650" w14:textId="77777777" w:rsidR="00816171" w:rsidRDefault="009B1DB5">
      <w:pPr>
        <w:spacing w:line="480" w:lineRule="auto"/>
      </w:pPr>
      <w:r>
        <w:t xml:space="preserve">Priya, G. A., Rekha, P. A., Sarabya, K. R., and Thanuganesh, M. (2014). Face Recognition with </w:t>
      </w:r>
    </w:p>
    <w:p w14:paraId="79D8F5CC" w14:textId="77777777" w:rsidR="00816171" w:rsidRDefault="009B1DB5">
      <w:pPr>
        <w:spacing w:line="480" w:lineRule="auto"/>
      </w:pPr>
      <w:r>
        <w:tab/>
        <w:t>Different Approaches: A Survey. I</w:t>
      </w:r>
      <w:r>
        <w:rPr>
          <w:i/>
        </w:rPr>
        <w:t xml:space="preserve">nternational Journal of Emerging Engineering Research </w:t>
      </w:r>
      <w:r>
        <w:rPr>
          <w:i/>
        </w:rPr>
        <w:tab/>
        <w:t>and Technology</w:t>
      </w:r>
      <w:r>
        <w:t>, 2(7): 288-293. Retrieved from: http://www.ijeert.org/pdf/v2-i7/39.pdf</w:t>
      </w:r>
    </w:p>
    <w:p w14:paraId="135A920A" w14:textId="77777777" w:rsidR="00816171" w:rsidRDefault="009B1DB5">
      <w:pPr>
        <w:spacing w:line="480" w:lineRule="auto"/>
      </w:pPr>
      <w:r>
        <w:t xml:space="preserve">Proyecto, F., C. (2010). Face Recognition Algorithms. University of the Basque Country. Retrieved </w:t>
      </w:r>
    </w:p>
    <w:p w14:paraId="14A15816" w14:textId="77777777" w:rsidR="00816171" w:rsidRDefault="009B1DB5">
      <w:pPr>
        <w:spacing w:line="480" w:lineRule="auto"/>
      </w:pPr>
      <w:r>
        <w:tab/>
        <w:t>from:   https://www.ehu.eus/ccwintco/uploads/e/eb/PFC-IonMarques.pdf</w:t>
      </w:r>
    </w:p>
    <w:p w14:paraId="0CBCFE4A" w14:textId="77777777" w:rsidR="00816171" w:rsidRDefault="009B1DB5">
      <w:pPr>
        <w:spacing w:line="480" w:lineRule="auto"/>
      </w:pPr>
      <w:r>
        <w:t xml:space="preserve">Ranjan, A., Behera, N. J., and Reza. M. (2020). </w:t>
      </w:r>
      <w:r>
        <w:rPr>
          <w:i/>
        </w:rPr>
        <w:t>A Parallel Approach for Real-Time Face</w:t>
      </w:r>
    </w:p>
    <w:p w14:paraId="49741C7F" w14:textId="77777777" w:rsidR="00816171" w:rsidRDefault="009B1DB5">
      <w:pPr>
        <w:spacing w:line="480" w:lineRule="auto"/>
      </w:pPr>
      <w:r>
        <w:rPr>
          <w:i/>
        </w:rPr>
        <w:tab/>
        <w:t>Recognition from a Large Database</w:t>
      </w:r>
      <w:r>
        <w:t>. Retrieved from: https://arxiv.org/pdf/2011.00443.pdf</w:t>
      </w:r>
    </w:p>
    <w:p w14:paraId="06761626" w14:textId="77777777" w:rsidR="00816171" w:rsidRDefault="009B1DB5">
      <w:pPr>
        <w:spacing w:line="480" w:lineRule="auto"/>
      </w:pPr>
      <w:r>
        <w:t xml:space="preserve">Rehman, H. M., Liew, S. C., Abbas, A., Jayaraman, P. P., Wah, Y. T., and Khan U. S. (2016). Big </w:t>
      </w:r>
      <w:r>
        <w:tab/>
        <w:t xml:space="preserve">Data Reduction Methods: A Survey. </w:t>
      </w:r>
      <w:r>
        <w:rPr>
          <w:i/>
        </w:rPr>
        <w:t>Data Science and Engineering</w:t>
      </w:r>
      <w:r>
        <w:t xml:space="preserve">, (2016) 1:265–284, </w:t>
      </w:r>
      <w:r>
        <w:tab/>
        <w:t>https://doi:10.1007/s41019-016-0022-0</w:t>
      </w:r>
    </w:p>
    <w:p w14:paraId="7B3C5364" w14:textId="77777777" w:rsidR="00816171" w:rsidRDefault="009B1DB5">
      <w:pPr>
        <w:spacing w:line="480" w:lineRule="auto"/>
      </w:pPr>
      <w:r>
        <w:t>Saraswathi</w:t>
      </w:r>
      <w:r>
        <w:rPr>
          <w:i/>
        </w:rPr>
        <w:t xml:space="preserve">, </w:t>
      </w:r>
      <w:r>
        <w:t xml:space="preserve">S. (2017). Smartphone Usage </w:t>
      </w:r>
      <w:r w:rsidR="00357371">
        <w:t>among</w:t>
      </w:r>
      <w:r>
        <w:t xml:space="preserve"> Students. </w:t>
      </w:r>
      <w:r>
        <w:rPr>
          <w:i/>
        </w:rPr>
        <w:t xml:space="preserve">International Education and Research </w:t>
      </w:r>
    </w:p>
    <w:p w14:paraId="54582E3F" w14:textId="77777777" w:rsidR="00816171" w:rsidRDefault="009B1DB5">
      <w:pPr>
        <w:spacing w:line="480" w:lineRule="auto"/>
      </w:pPr>
      <w:r>
        <w:rPr>
          <w:i/>
        </w:rPr>
        <w:tab/>
        <w:t xml:space="preserve">Journal, </w:t>
      </w:r>
      <w:r>
        <w:t xml:space="preserve">3(6), 195-197. Retrieved from </w:t>
      </w:r>
      <w:r>
        <w:tab/>
        <w:t>https://www.academia.edu/45200359/smartphone_usage_among_students</w:t>
      </w:r>
    </w:p>
    <w:p w14:paraId="55F2F7BC" w14:textId="77777777" w:rsidR="00816171" w:rsidRDefault="009B1DB5">
      <w:pPr>
        <w:spacing w:line="480" w:lineRule="auto"/>
      </w:pPr>
      <w:r>
        <w:t xml:space="preserve">Saxena, S., Alam, M., Jabarullah, M., and Yadav, R. (2018). Face Recognition Using Coupled the </w:t>
      </w:r>
    </w:p>
    <w:p w14:paraId="6516C0C2" w14:textId="77777777" w:rsidR="00816171" w:rsidRDefault="009B1DB5">
      <w:pPr>
        <w:spacing w:line="480" w:lineRule="auto"/>
      </w:pPr>
      <w:r>
        <w:lastRenderedPageBreak/>
        <w:tab/>
        <w:t xml:space="preserve">Hidden Markov Model with an Artificial Neural Network. </w:t>
      </w:r>
      <w:r>
        <w:rPr>
          <w:i/>
        </w:rPr>
        <w:t xml:space="preserve">IOSR Journal of Computer </w:t>
      </w:r>
      <w:r>
        <w:rPr>
          <w:i/>
        </w:rPr>
        <w:tab/>
        <w:t>Engineering</w:t>
      </w:r>
      <w:r>
        <w:t xml:space="preserve">, 1(20): 8-15. </w:t>
      </w:r>
    </w:p>
    <w:p w14:paraId="34EDCE09" w14:textId="77777777" w:rsidR="00816171" w:rsidRDefault="009B1DB5">
      <w:pPr>
        <w:spacing w:line="480" w:lineRule="auto"/>
      </w:pPr>
      <w:r>
        <w:t xml:space="preserve">Singh S., and Singh R. (2014). Face Recognition Using Gabor Wavelet Transform and Feed </w:t>
      </w:r>
      <w:r>
        <w:tab/>
        <w:t xml:space="preserve">Forward Neural Network. </w:t>
      </w:r>
      <w:r>
        <w:rPr>
          <w:i/>
        </w:rPr>
        <w:t xml:space="preserve">International Journal of Advance Research </w:t>
      </w:r>
      <w:proofErr w:type="gramStart"/>
      <w:r>
        <w:rPr>
          <w:i/>
        </w:rPr>
        <w:t>In</w:t>
      </w:r>
      <w:proofErr w:type="gramEnd"/>
      <w:r>
        <w:rPr>
          <w:i/>
        </w:rPr>
        <w:t xml:space="preserve"> Science And </w:t>
      </w:r>
      <w:r>
        <w:rPr>
          <w:i/>
        </w:rPr>
        <w:tab/>
        <w:t xml:space="preserve">Engineering, </w:t>
      </w:r>
      <w:r>
        <w:t xml:space="preserve">3(11): 370-377. </w:t>
      </w:r>
    </w:p>
    <w:p w14:paraId="2205F6E7" w14:textId="77777777" w:rsidR="00816171" w:rsidRDefault="009B1DB5">
      <w:pPr>
        <w:spacing w:line="480" w:lineRule="auto"/>
      </w:pPr>
      <w:r>
        <w:t xml:space="preserve">Schroff, F., Kalenichenko, D., and Phiblin, J. (2015-07-12). </w:t>
      </w:r>
      <w:r>
        <w:rPr>
          <w:i/>
        </w:rPr>
        <w:t xml:space="preserve">FaceNet: A unified embedding for face </w:t>
      </w:r>
    </w:p>
    <w:p w14:paraId="59DDC845" w14:textId="77777777" w:rsidR="00816171" w:rsidRDefault="009B1DB5">
      <w:pPr>
        <w:spacing w:line="480" w:lineRule="auto"/>
      </w:pPr>
      <w:r>
        <w:rPr>
          <w:i/>
        </w:rPr>
        <w:tab/>
        <w:t>recognition and clustering</w:t>
      </w:r>
      <w:r>
        <w:t xml:space="preserve">, 2015 IEEE Conference on Computer Vision and Pattern </w:t>
      </w:r>
      <w:r>
        <w:tab/>
        <w:t>Recognition, Boston, MA, USA. https://doi: 10.1109/CVPR.2015.7298682.</w:t>
      </w:r>
    </w:p>
    <w:p w14:paraId="2C58DC6E" w14:textId="77777777" w:rsidR="00816171" w:rsidRDefault="009B1DB5">
      <w:pPr>
        <w:spacing w:line="480" w:lineRule="auto"/>
      </w:pPr>
      <w:r>
        <w:t xml:space="preserve">Shahin, R. O., Ayedi, R., Rayan, A., Rasha, M., and Ahmed, A. (2021). Human Face Recognition </w:t>
      </w:r>
    </w:p>
    <w:p w14:paraId="680D27DF" w14:textId="77777777" w:rsidR="00816171" w:rsidRDefault="009B1DB5">
      <w:pPr>
        <w:spacing w:line="480" w:lineRule="auto"/>
      </w:pPr>
      <w:r>
        <w:tab/>
        <w:t xml:space="preserve">from Part of a Facial Image based in Image Stitching. </w:t>
      </w:r>
      <w:r>
        <w:rPr>
          <w:i/>
        </w:rPr>
        <w:t xml:space="preserve">International Journal of Advanced </w:t>
      </w:r>
      <w:r>
        <w:rPr>
          <w:i/>
        </w:rPr>
        <w:tab/>
        <w:t>Computer Science and Applications</w:t>
      </w:r>
      <w:r>
        <w:t>, 12(12) 256-463.</w:t>
      </w:r>
    </w:p>
    <w:p w14:paraId="5BBF93E4" w14:textId="77777777" w:rsidR="00816171" w:rsidRDefault="009B1DB5">
      <w:pPr>
        <w:spacing w:line="480" w:lineRule="auto"/>
      </w:pPr>
      <w:r>
        <w:t xml:space="preserve">Soni, M., and Shukla, S. (2020). Convolutional Neural Network and Hidden Markov Model Based </w:t>
      </w:r>
    </w:p>
    <w:p w14:paraId="5F9971A9" w14:textId="77777777" w:rsidR="00816171" w:rsidRDefault="009B1DB5">
      <w:pPr>
        <w:spacing w:line="480" w:lineRule="auto"/>
      </w:pPr>
      <w:r>
        <w:tab/>
        <w:t xml:space="preserve">Face Recognition. </w:t>
      </w:r>
      <w:r>
        <w:rPr>
          <w:i/>
        </w:rPr>
        <w:t xml:space="preserve">International Journal of Electrical, Electronics and Data </w:t>
      </w:r>
      <w:r>
        <w:rPr>
          <w:i/>
        </w:rPr>
        <w:tab/>
        <w:t>Communication</w:t>
      </w:r>
      <w:r>
        <w:t>, 8(2): 26-30.</w:t>
      </w:r>
    </w:p>
    <w:p w14:paraId="1CAA4673" w14:textId="77777777" w:rsidR="00816171" w:rsidRDefault="009B1DB5">
      <w:pPr>
        <w:spacing w:line="480" w:lineRule="auto"/>
      </w:pPr>
      <w:r>
        <w:t xml:space="preserve">Struc, v. and Pavesic, N. (2009). A Case Study on Appearance Based Feature Extraction Techniques </w:t>
      </w:r>
    </w:p>
    <w:p w14:paraId="4B5D6C63" w14:textId="77777777" w:rsidR="00816171" w:rsidRDefault="009B1DB5">
      <w:pPr>
        <w:spacing w:line="480" w:lineRule="auto"/>
      </w:pPr>
      <w:r>
        <w:tab/>
        <w:t xml:space="preserve">and Their Susceptibility to Image Degradations for </w:t>
      </w:r>
      <w:r w:rsidR="0094449C">
        <w:t>the</w:t>
      </w:r>
      <w:r>
        <w:t xml:space="preserve"> Task of Face Recognition. W</w:t>
      </w:r>
      <w:r>
        <w:rPr>
          <w:i/>
        </w:rPr>
        <w:t xml:space="preserve">orld </w:t>
      </w:r>
      <w:r>
        <w:rPr>
          <w:i/>
        </w:rPr>
        <w:tab/>
        <w:t>Academy of Science, Engineering and Technology,</w:t>
      </w:r>
      <w:r>
        <w:t xml:space="preserve"> 30(2009): 806-814.</w:t>
      </w:r>
    </w:p>
    <w:p w14:paraId="5A13FE29" w14:textId="77777777" w:rsidR="00816171" w:rsidRDefault="009B1DB5">
      <w:pPr>
        <w:spacing w:line="480" w:lineRule="auto"/>
      </w:pPr>
      <w:r>
        <w:t xml:space="preserve">The United Nations. (2021). Technology and Innovation Report 2021. Retrieved from </w:t>
      </w:r>
    </w:p>
    <w:p w14:paraId="4C0A4FD3" w14:textId="77777777" w:rsidR="00816171" w:rsidRDefault="009B1DB5">
      <w:pPr>
        <w:spacing w:line="480" w:lineRule="auto"/>
      </w:pPr>
      <w:r>
        <w:tab/>
        <w:t>https://unctad.org/system/files/official-document/tir2020_en.pdf</w:t>
      </w:r>
    </w:p>
    <w:p w14:paraId="42A51ED4" w14:textId="77777777" w:rsidR="00816171" w:rsidRDefault="009B1DB5">
      <w:pPr>
        <w:spacing w:line="480" w:lineRule="auto"/>
      </w:pPr>
      <w:r>
        <w:t xml:space="preserve">Vicario, G., and Coleman, S. (2018). A Review of Data Science in Business and Industry and a </w:t>
      </w:r>
    </w:p>
    <w:p w14:paraId="539C884D" w14:textId="77777777" w:rsidR="00816171" w:rsidRDefault="009B1DB5">
      <w:pPr>
        <w:spacing w:line="480" w:lineRule="auto"/>
      </w:pPr>
      <w:r>
        <w:tab/>
        <w:t xml:space="preserve">Future Review. </w:t>
      </w:r>
      <w:r>
        <w:rPr>
          <w:i/>
        </w:rPr>
        <w:t xml:space="preserve">Applied Stochastic Models in Business and Industry, </w:t>
      </w:r>
      <w:r>
        <w:t>36(1), 6-18</w:t>
      </w:r>
      <w:r>
        <w:rPr>
          <w:i/>
        </w:rPr>
        <w:t xml:space="preserve">. </w:t>
      </w:r>
    </w:p>
    <w:p w14:paraId="3725D148" w14:textId="77777777" w:rsidR="00816171" w:rsidRDefault="009B1DB5">
      <w:pPr>
        <w:spacing w:line="480" w:lineRule="auto"/>
      </w:pPr>
      <w:r>
        <w:rPr>
          <w:i/>
        </w:rPr>
        <w:tab/>
      </w:r>
      <w:r>
        <w:t>https://doi:10.1002/asmb.2488</w:t>
      </w:r>
    </w:p>
    <w:p w14:paraId="40DA92CB" w14:textId="77777777" w:rsidR="00816171" w:rsidRDefault="009B1DB5">
      <w:pPr>
        <w:spacing w:line="480" w:lineRule="auto"/>
      </w:pPr>
      <w:r>
        <w:t xml:space="preserve">Viegas, M. A., Simoes, R., Thanekar, N., Barnerjee, S., Dicholkar, R. (2019). Different Approaches </w:t>
      </w:r>
    </w:p>
    <w:p w14:paraId="1C3E5535" w14:textId="77777777" w:rsidR="00816171" w:rsidRDefault="009B1DB5">
      <w:pPr>
        <w:spacing w:line="480" w:lineRule="auto"/>
      </w:pPr>
      <w:r>
        <w:tab/>
        <w:t>of Face Recognition. I</w:t>
      </w:r>
      <w:r>
        <w:rPr>
          <w:i/>
        </w:rPr>
        <w:t xml:space="preserve">nternational Journal of Engineering Research &amp; Technology, </w:t>
      </w:r>
      <w:r>
        <w:t xml:space="preserve">8(6): </w:t>
      </w:r>
      <w:r>
        <w:tab/>
        <w:t xml:space="preserve">933-934. </w:t>
      </w:r>
    </w:p>
    <w:p w14:paraId="1E579578" w14:textId="77777777" w:rsidR="00816171" w:rsidRDefault="009B1DB5">
      <w:pPr>
        <w:spacing w:line="480" w:lineRule="auto"/>
      </w:pPr>
      <w:r>
        <w:lastRenderedPageBreak/>
        <w:t xml:space="preserve">Wu, Z., Xiamixiding, R. Sjjanhar, A., Chen, J., and Wen, Q. (2018). Image Appearance-Based </w:t>
      </w:r>
    </w:p>
    <w:p w14:paraId="210DCD73" w14:textId="77777777" w:rsidR="00816171" w:rsidRDefault="009B1DB5">
      <w:pPr>
        <w:spacing w:line="480" w:lineRule="auto"/>
      </w:pPr>
      <w:r>
        <w:tab/>
        <w:t xml:space="preserve">Facial Expression Recognition. </w:t>
      </w:r>
      <w:r>
        <w:rPr>
          <w:i/>
        </w:rPr>
        <w:t>International Journal of Image and Graphics</w:t>
      </w:r>
      <w:r>
        <w:t xml:space="preserve"> 18(2): 1 -12. </w:t>
      </w:r>
      <w:r>
        <w:tab/>
        <w:t>http://doi: 10.1142/S0219467818500122</w:t>
      </w:r>
    </w:p>
    <w:p w14:paraId="298F78BD" w14:textId="77777777" w:rsidR="00816171" w:rsidRDefault="009B1DB5">
      <w:pPr>
        <w:spacing w:line="480" w:lineRule="auto"/>
      </w:pPr>
      <w:r>
        <w:t>Xu, Y., Liang, F., Zhang, G., and Xu, H. (2016). Image Intelligent Detection Based on the Gabor</w:t>
      </w:r>
    </w:p>
    <w:p w14:paraId="0017BAD6" w14:textId="77777777" w:rsidR="00816171" w:rsidRDefault="009B1DB5">
      <w:pPr>
        <w:spacing w:line="480" w:lineRule="auto"/>
      </w:pPr>
      <w:r>
        <w:tab/>
        <w:t xml:space="preserve">Wavelet and the Neural Network. </w:t>
      </w:r>
      <w:r>
        <w:rPr>
          <w:i/>
        </w:rPr>
        <w:t>Symmetry</w:t>
      </w:r>
      <w:r>
        <w:t xml:space="preserve"> 8(11): 1-11. </w:t>
      </w:r>
      <w:hyperlink r:id="rId17">
        <w:r>
          <w:tab/>
          <w:t>https://doi.org/10.3390/sym8110130</w:t>
        </w:r>
      </w:hyperlink>
    </w:p>
    <w:p w14:paraId="296764DB" w14:textId="77777777" w:rsidR="00816171" w:rsidRDefault="009B1DB5">
      <w:pPr>
        <w:spacing w:line="480" w:lineRule="auto"/>
      </w:pPr>
      <w:r>
        <w:t xml:space="preserve">Yang, M., Kriegman, D, J., Ahuja, N. (2002). Detecting Faces in Images: A Survey. IEEE </w:t>
      </w:r>
    </w:p>
    <w:p w14:paraId="7E94F97A" w14:textId="77777777" w:rsidR="00816171" w:rsidRDefault="009B1DB5">
      <w:pPr>
        <w:spacing w:line="480" w:lineRule="auto"/>
      </w:pPr>
      <w:r>
        <w:tab/>
        <w:t xml:space="preserve">Transactions on Pattern Analysis and Machine Intelligence, 24(1): 1-25. </w:t>
      </w:r>
      <w:r>
        <w:tab/>
        <w:t>http://dx.doi.org/10.1109/34.982883</w:t>
      </w:r>
    </w:p>
    <w:sectPr w:rsidR="00816171">
      <w:footerReference w:type="default" r:id="rId18"/>
      <w:pgSz w:w="11906" w:h="16838"/>
      <w:pgMar w:top="1134" w:right="1134" w:bottom="1693" w:left="1134" w:header="0" w:footer="113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Jane Aduda" w:date="2023-09-04T11:11:00Z" w:initials="JA">
    <w:p w14:paraId="70C1A73D" w14:textId="77777777" w:rsidR="00AC518A" w:rsidRDefault="00AC518A" w:rsidP="00D17F44">
      <w:pPr>
        <w:pStyle w:val="CommentText"/>
      </w:pPr>
      <w:r>
        <w:rPr>
          <w:rStyle w:val="CommentReference"/>
        </w:rPr>
        <w:annotationRef/>
      </w:r>
      <w:r>
        <w:t>Kindly develop a title along these lines</w:t>
      </w:r>
    </w:p>
  </w:comment>
  <w:comment w:id="15" w:author="Jane Aduda" w:date="2023-09-04T11:12:00Z" w:initials="JA">
    <w:p w14:paraId="5916B83D" w14:textId="77777777" w:rsidR="00AC518A" w:rsidRDefault="00AC518A" w:rsidP="005B2F98">
      <w:pPr>
        <w:pStyle w:val="CommentText"/>
      </w:pPr>
      <w:r>
        <w:rPr>
          <w:rStyle w:val="CommentReference"/>
        </w:rPr>
        <w:annotationRef/>
      </w:r>
      <w:r>
        <w:t>Is this statement true?</w:t>
      </w:r>
    </w:p>
  </w:comment>
  <w:comment w:id="16" w:author="Jane Aduda" w:date="2023-09-04T11:13:00Z" w:initials="JA">
    <w:p w14:paraId="60D34E39" w14:textId="77777777" w:rsidR="00AC518A" w:rsidRDefault="00AC518A" w:rsidP="009D1BA9">
      <w:pPr>
        <w:pStyle w:val="CommentText"/>
      </w:pPr>
      <w:r>
        <w:rPr>
          <w:rStyle w:val="CommentReference"/>
        </w:rPr>
        <w:annotationRef/>
      </w:r>
      <w:r>
        <w:t>What have you used to measure this. Kindly avoid such statements</w:t>
      </w:r>
    </w:p>
  </w:comment>
  <w:comment w:id="17" w:author="Jane Aduda" w:date="2023-09-04T11:14:00Z" w:initials="JA">
    <w:p w14:paraId="14DC01CC" w14:textId="77777777" w:rsidR="00AC518A" w:rsidRDefault="00AC518A" w:rsidP="00D15813">
      <w:pPr>
        <w:pStyle w:val="CommentText"/>
      </w:pPr>
      <w:r>
        <w:rPr>
          <w:rStyle w:val="CommentReference"/>
        </w:rPr>
        <w:annotationRef/>
      </w:r>
      <w:r>
        <w:t>This statement is more of blog-ish, not scientific at all</w:t>
      </w:r>
    </w:p>
  </w:comment>
  <w:comment w:id="19" w:author="Jane Aduda" w:date="2023-09-04T11:20:00Z" w:initials="JA">
    <w:p w14:paraId="1A5666C8" w14:textId="77777777" w:rsidR="00AC518A" w:rsidRDefault="00AC518A" w:rsidP="00F4378B">
      <w:pPr>
        <w:pStyle w:val="CommentText"/>
      </w:pPr>
      <w:r>
        <w:rPr>
          <w:rStyle w:val="CommentReference"/>
        </w:rPr>
        <w:annotationRef/>
      </w:r>
      <w:r>
        <w:t>The problem is not coming out, this is too long for a problem statement and one misses to see the problem</w:t>
      </w:r>
    </w:p>
  </w:comment>
  <w:comment w:id="21" w:author="Jane Aduda" w:date="2023-09-04T11:29:00Z" w:initials="JA">
    <w:p w14:paraId="7CC87841" w14:textId="77777777" w:rsidR="002D3D89" w:rsidRDefault="002D3D89" w:rsidP="00697C46">
      <w:pPr>
        <w:pStyle w:val="CommentText"/>
      </w:pPr>
      <w:r>
        <w:rPr>
          <w:rStyle w:val="CommentReference"/>
        </w:rPr>
        <w:annotationRef/>
      </w:r>
      <w:r>
        <w:t>This is too long, should not be more than a paragraph, max 2</w:t>
      </w:r>
    </w:p>
  </w:comment>
  <w:comment w:id="26" w:author="Jane Aduda" w:date="2023-09-04T11:38:00Z" w:initials="JA">
    <w:p w14:paraId="0730098A" w14:textId="77777777" w:rsidR="000B27FB" w:rsidRDefault="000B27FB" w:rsidP="003E0894">
      <w:pPr>
        <w:pStyle w:val="CommentText"/>
      </w:pPr>
      <w:r>
        <w:rPr>
          <w:rStyle w:val="CommentReference"/>
        </w:rPr>
        <w:annotationRef/>
      </w:r>
      <w:r>
        <w:t>This should come at the end of your research, the significance of what you have done, The justification is sufficient at this point</w:t>
      </w:r>
    </w:p>
  </w:comment>
  <w:comment w:id="42" w:author="Jane Aduda" w:date="2023-09-04T11:40:00Z" w:initials="JA">
    <w:p w14:paraId="6C84E55C" w14:textId="77777777" w:rsidR="000B27FB" w:rsidRDefault="000B27FB" w:rsidP="0033533C">
      <w:pPr>
        <w:pStyle w:val="CommentText"/>
      </w:pPr>
      <w:r>
        <w:rPr>
          <w:rStyle w:val="CommentReference"/>
        </w:rPr>
        <w:annotationRef/>
      </w:r>
      <w:r>
        <w:t>Most of these could be in the methodology, Literature review should be mainly summaries of previous works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C1A73D" w15:done="0"/>
  <w15:commentEx w15:paraId="5916B83D" w15:done="0"/>
  <w15:commentEx w15:paraId="60D34E39" w15:done="0"/>
  <w15:commentEx w15:paraId="14DC01CC" w15:done="0"/>
  <w15:commentEx w15:paraId="1A5666C8" w15:done="0"/>
  <w15:commentEx w15:paraId="7CC87841" w15:done="0"/>
  <w15:commentEx w15:paraId="0730098A" w15:done="0"/>
  <w15:commentEx w15:paraId="6C84E5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26959C" w16cex:dateUtc="2023-09-04T08:11:00Z"/>
  <w16cex:commentExtensible w16cex:durableId="5B738436" w16cex:dateUtc="2023-09-04T08:12:00Z"/>
  <w16cex:commentExtensible w16cex:durableId="1A7B2516" w16cex:dateUtc="2023-09-04T08:13:00Z"/>
  <w16cex:commentExtensible w16cex:durableId="01763F9D" w16cex:dateUtc="2023-09-04T08:14:00Z"/>
  <w16cex:commentExtensible w16cex:durableId="146DC52A" w16cex:dateUtc="2023-09-04T08:20:00Z"/>
  <w16cex:commentExtensible w16cex:durableId="19D92428" w16cex:dateUtc="2023-09-04T08:29:00Z"/>
  <w16cex:commentExtensible w16cex:durableId="40ADF30F" w16cex:dateUtc="2023-09-04T08:38:00Z"/>
  <w16cex:commentExtensible w16cex:durableId="403E2BCE" w16cex:dateUtc="2023-09-04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C1A73D" w16cid:durableId="2326959C"/>
  <w16cid:commentId w16cid:paraId="5916B83D" w16cid:durableId="5B738436"/>
  <w16cid:commentId w16cid:paraId="60D34E39" w16cid:durableId="1A7B2516"/>
  <w16cid:commentId w16cid:paraId="14DC01CC" w16cid:durableId="01763F9D"/>
  <w16cid:commentId w16cid:paraId="1A5666C8" w16cid:durableId="146DC52A"/>
  <w16cid:commentId w16cid:paraId="7CC87841" w16cid:durableId="19D92428"/>
  <w16cid:commentId w16cid:paraId="0730098A" w16cid:durableId="40ADF30F"/>
  <w16cid:commentId w16cid:paraId="6C84E55C" w16cid:durableId="403E2B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386A3" w14:textId="77777777" w:rsidR="00250833" w:rsidRDefault="00250833">
      <w:r>
        <w:separator/>
      </w:r>
    </w:p>
  </w:endnote>
  <w:endnote w:type="continuationSeparator" w:id="0">
    <w:p w14:paraId="54D5CAB9" w14:textId="77777777" w:rsidR="00250833" w:rsidRDefault="00250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auto"/>
    <w:pitch w:val="default"/>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Times New Roman"/>
    <w:panose1 w:val="00000000000000000000"/>
    <w:charset w:val="00"/>
    <w:family w:val="roman"/>
    <w:notTrueType/>
    <w:pitch w:val="default"/>
  </w:font>
  <w:font w:name="Liberation Mono">
    <w:altName w:val="Times New Roman"/>
    <w:panose1 w:val="00000000000000000000"/>
    <w:charset w:val="00"/>
    <w:family w:val="roman"/>
    <w:notTrueType/>
    <w:pitch w:val="default"/>
  </w:font>
  <w:font w:name="Noto Sans Mono CJK SC">
    <w:panose1 w:val="00000000000000000000"/>
    <w:charset w:val="00"/>
    <w:family w:val="roman"/>
    <w:notTrueType/>
    <w:pitch w:val="default"/>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ans-serif">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8DE3" w14:textId="77777777" w:rsidR="00742756" w:rsidRDefault="00742756">
    <w:pPr>
      <w:pBdr>
        <w:top w:val="nil"/>
        <w:left w:val="nil"/>
        <w:bottom w:val="nil"/>
        <w:right w:val="nil"/>
        <w:between w:val="nil"/>
      </w:pBdr>
      <w:tabs>
        <w:tab w:val="center" w:pos="4819"/>
        <w:tab w:val="right" w:pos="9638"/>
      </w:tabs>
      <w:jc w:val="center"/>
      <w:rPr>
        <w:rFonts w:eastAsia="Liberation Serif" w:cs="Liberation Serif"/>
        <w:color w:val="000000"/>
      </w:rPr>
    </w:pPr>
    <w:r>
      <w:rPr>
        <w:rFonts w:eastAsia="Liberation Serif" w:cs="Liberation Serif"/>
        <w:color w:val="000000"/>
      </w:rPr>
      <w:fldChar w:fldCharType="begin"/>
    </w:r>
    <w:r>
      <w:rPr>
        <w:rFonts w:eastAsia="Liberation Serif" w:cs="Liberation Serif"/>
        <w:color w:val="000000"/>
      </w:rPr>
      <w:instrText>PAGE</w:instrText>
    </w:r>
    <w:r>
      <w:rPr>
        <w:rFonts w:eastAsia="Liberation Serif" w:cs="Liberation Serif"/>
        <w:color w:val="000000"/>
      </w:rPr>
      <w:fldChar w:fldCharType="separate"/>
    </w:r>
    <w:r w:rsidR="00482638">
      <w:rPr>
        <w:rFonts w:eastAsia="Liberation Serif" w:cs="Liberation Serif"/>
        <w:noProof/>
        <w:color w:val="000000"/>
      </w:rPr>
      <w:t>1</w:t>
    </w:r>
    <w:r>
      <w:rPr>
        <w:rFonts w:eastAsia="Liberation Serif" w:cs="Liberation Serif"/>
        <w:color w:val="000000"/>
      </w:rPr>
      <w:fldChar w:fldCharType="end"/>
    </w:r>
  </w:p>
  <w:p w14:paraId="16C10254" w14:textId="77777777" w:rsidR="00742756" w:rsidRDefault="00742756">
    <w:pPr>
      <w:pBdr>
        <w:top w:val="nil"/>
        <w:left w:val="nil"/>
        <w:bottom w:val="nil"/>
        <w:right w:val="nil"/>
        <w:between w:val="nil"/>
      </w:pBdr>
      <w:tabs>
        <w:tab w:val="center" w:pos="4819"/>
        <w:tab w:val="right" w:pos="9638"/>
      </w:tabs>
      <w:rPr>
        <w:rFonts w:eastAsia="Liberation Serif" w:cs="Liberation Serif"/>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9DBC" w14:textId="77777777" w:rsidR="00742756" w:rsidRDefault="00742756">
    <w:pPr>
      <w:pBdr>
        <w:top w:val="nil"/>
        <w:left w:val="nil"/>
        <w:bottom w:val="nil"/>
        <w:right w:val="nil"/>
        <w:between w:val="nil"/>
      </w:pBdr>
      <w:tabs>
        <w:tab w:val="center" w:pos="4819"/>
        <w:tab w:val="right" w:pos="9638"/>
      </w:tabs>
      <w:jc w:val="center"/>
      <w:rPr>
        <w:rFonts w:eastAsia="Liberation Serif" w:cs="Liberation Serif"/>
        <w:color w:val="000000"/>
      </w:rPr>
    </w:pPr>
    <w:r>
      <w:rPr>
        <w:rFonts w:eastAsia="Liberation Serif" w:cs="Liberation Serif"/>
        <w:color w:val="000000"/>
      </w:rPr>
      <w:fldChar w:fldCharType="begin"/>
    </w:r>
    <w:r>
      <w:rPr>
        <w:rFonts w:eastAsia="Liberation Serif" w:cs="Liberation Serif"/>
        <w:color w:val="000000"/>
      </w:rPr>
      <w:instrText>PAGE</w:instrText>
    </w:r>
    <w:r>
      <w:rPr>
        <w:rFonts w:eastAsia="Liberation Serif" w:cs="Liberation Serif"/>
        <w:color w:val="000000"/>
      </w:rPr>
      <w:fldChar w:fldCharType="separate"/>
    </w:r>
    <w:r w:rsidR="00482638">
      <w:rPr>
        <w:rFonts w:eastAsia="Liberation Serif" w:cs="Liberation Serif"/>
        <w:noProof/>
        <w:color w:val="000000"/>
      </w:rPr>
      <w:t>1</w:t>
    </w:r>
    <w:r>
      <w:rPr>
        <w:rFonts w:eastAsia="Liberation Serif" w:cs="Liberation Serif"/>
        <w:color w:val="000000"/>
      </w:rPr>
      <w:fldChar w:fldCharType="end"/>
    </w:r>
  </w:p>
  <w:p w14:paraId="63F9E759" w14:textId="77777777" w:rsidR="00742756" w:rsidRDefault="00742756">
    <w:pPr>
      <w:pBdr>
        <w:top w:val="nil"/>
        <w:left w:val="nil"/>
        <w:bottom w:val="nil"/>
        <w:right w:val="nil"/>
        <w:between w:val="nil"/>
      </w:pBdr>
      <w:tabs>
        <w:tab w:val="center" w:pos="4819"/>
        <w:tab w:val="right" w:pos="9638"/>
      </w:tabs>
      <w:rPr>
        <w:rFonts w:eastAsia="Liberation Serif" w:cs="Liberation Serif"/>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B7EB6" w14:textId="77777777" w:rsidR="00250833" w:rsidRDefault="00250833">
      <w:r>
        <w:separator/>
      </w:r>
    </w:p>
  </w:footnote>
  <w:footnote w:type="continuationSeparator" w:id="0">
    <w:p w14:paraId="31D26088" w14:textId="77777777" w:rsidR="00250833" w:rsidRDefault="00250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58E4"/>
    <w:multiLevelType w:val="hybridMultilevel"/>
    <w:tmpl w:val="C2804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AC0B97"/>
    <w:multiLevelType w:val="hybridMultilevel"/>
    <w:tmpl w:val="8296278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DDB443C"/>
    <w:multiLevelType w:val="multilevel"/>
    <w:tmpl w:val="CAC6AFB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78E003FA"/>
    <w:multiLevelType w:val="multilevel"/>
    <w:tmpl w:val="8A80B6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322733199">
    <w:abstractNumId w:val="3"/>
  </w:num>
  <w:num w:numId="2" w16cid:durableId="28146119">
    <w:abstractNumId w:val="2"/>
  </w:num>
  <w:num w:numId="3" w16cid:durableId="898444167">
    <w:abstractNumId w:val="0"/>
  </w:num>
  <w:num w:numId="4" w16cid:durableId="16558387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e Aduda">
    <w15:presenceInfo w15:providerId="Windows Live" w15:userId="0bc14396ee9c1f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71"/>
    <w:rsid w:val="00002661"/>
    <w:rsid w:val="00022ECE"/>
    <w:rsid w:val="00061AC7"/>
    <w:rsid w:val="00082E03"/>
    <w:rsid w:val="000B27FB"/>
    <w:rsid w:val="000B526C"/>
    <w:rsid w:val="001079B2"/>
    <w:rsid w:val="00123E3C"/>
    <w:rsid w:val="001603CD"/>
    <w:rsid w:val="001774CE"/>
    <w:rsid w:val="00196234"/>
    <w:rsid w:val="001F1BDB"/>
    <w:rsid w:val="00250833"/>
    <w:rsid w:val="002646EA"/>
    <w:rsid w:val="002722A8"/>
    <w:rsid w:val="00286D6D"/>
    <w:rsid w:val="002B1485"/>
    <w:rsid w:val="002C514F"/>
    <w:rsid w:val="002D3D89"/>
    <w:rsid w:val="002F2046"/>
    <w:rsid w:val="002F3832"/>
    <w:rsid w:val="002F47F1"/>
    <w:rsid w:val="002F4D24"/>
    <w:rsid w:val="00311855"/>
    <w:rsid w:val="00321FBF"/>
    <w:rsid w:val="00345789"/>
    <w:rsid w:val="00357371"/>
    <w:rsid w:val="003644C6"/>
    <w:rsid w:val="003657A8"/>
    <w:rsid w:val="00384D1C"/>
    <w:rsid w:val="003A5EF6"/>
    <w:rsid w:val="003C2012"/>
    <w:rsid w:val="003C7145"/>
    <w:rsid w:val="003D5E21"/>
    <w:rsid w:val="003D7224"/>
    <w:rsid w:val="00405943"/>
    <w:rsid w:val="00412B68"/>
    <w:rsid w:val="004153B2"/>
    <w:rsid w:val="0042219F"/>
    <w:rsid w:val="0042722C"/>
    <w:rsid w:val="00434F71"/>
    <w:rsid w:val="00434FDF"/>
    <w:rsid w:val="004429F4"/>
    <w:rsid w:val="00464E3A"/>
    <w:rsid w:val="00482638"/>
    <w:rsid w:val="00495720"/>
    <w:rsid w:val="004A50C2"/>
    <w:rsid w:val="004F57F9"/>
    <w:rsid w:val="00501196"/>
    <w:rsid w:val="00505030"/>
    <w:rsid w:val="0051184F"/>
    <w:rsid w:val="00511D29"/>
    <w:rsid w:val="00527C3C"/>
    <w:rsid w:val="00537C91"/>
    <w:rsid w:val="005453D5"/>
    <w:rsid w:val="00563C96"/>
    <w:rsid w:val="005715B1"/>
    <w:rsid w:val="00572711"/>
    <w:rsid w:val="005A4B6B"/>
    <w:rsid w:val="005B59EC"/>
    <w:rsid w:val="005B6E63"/>
    <w:rsid w:val="005C68B7"/>
    <w:rsid w:val="005F34F1"/>
    <w:rsid w:val="006058E9"/>
    <w:rsid w:val="00611031"/>
    <w:rsid w:val="00624A55"/>
    <w:rsid w:val="00663BD5"/>
    <w:rsid w:val="006A2095"/>
    <w:rsid w:val="006B1670"/>
    <w:rsid w:val="006E786F"/>
    <w:rsid w:val="00742756"/>
    <w:rsid w:val="0077078E"/>
    <w:rsid w:val="007739E3"/>
    <w:rsid w:val="00794BD1"/>
    <w:rsid w:val="0079619C"/>
    <w:rsid w:val="007E5D0C"/>
    <w:rsid w:val="007F7D64"/>
    <w:rsid w:val="008075D9"/>
    <w:rsid w:val="00816171"/>
    <w:rsid w:val="00834DA8"/>
    <w:rsid w:val="008433EC"/>
    <w:rsid w:val="00847D08"/>
    <w:rsid w:val="00891880"/>
    <w:rsid w:val="008A1DBA"/>
    <w:rsid w:val="008B2046"/>
    <w:rsid w:val="008B425B"/>
    <w:rsid w:val="008C532E"/>
    <w:rsid w:val="0091033A"/>
    <w:rsid w:val="00943E26"/>
    <w:rsid w:val="0094449C"/>
    <w:rsid w:val="00977652"/>
    <w:rsid w:val="00982D93"/>
    <w:rsid w:val="009B1DB5"/>
    <w:rsid w:val="009B5D38"/>
    <w:rsid w:val="009C3A74"/>
    <w:rsid w:val="009D6107"/>
    <w:rsid w:val="009E3B97"/>
    <w:rsid w:val="00A02C2F"/>
    <w:rsid w:val="00A45CC3"/>
    <w:rsid w:val="00A54D9B"/>
    <w:rsid w:val="00A6372B"/>
    <w:rsid w:val="00A77C76"/>
    <w:rsid w:val="00AB406D"/>
    <w:rsid w:val="00AC518A"/>
    <w:rsid w:val="00AC5506"/>
    <w:rsid w:val="00AF24FB"/>
    <w:rsid w:val="00B2666F"/>
    <w:rsid w:val="00B42799"/>
    <w:rsid w:val="00B50172"/>
    <w:rsid w:val="00B825C3"/>
    <w:rsid w:val="00B826BD"/>
    <w:rsid w:val="00B964BD"/>
    <w:rsid w:val="00BF0E97"/>
    <w:rsid w:val="00C02BFF"/>
    <w:rsid w:val="00C82D3C"/>
    <w:rsid w:val="00CB6EE9"/>
    <w:rsid w:val="00CC5127"/>
    <w:rsid w:val="00CD2014"/>
    <w:rsid w:val="00CF038B"/>
    <w:rsid w:val="00D2221A"/>
    <w:rsid w:val="00D65634"/>
    <w:rsid w:val="00D66321"/>
    <w:rsid w:val="00D71602"/>
    <w:rsid w:val="00D870AB"/>
    <w:rsid w:val="00D943F5"/>
    <w:rsid w:val="00DA3BCF"/>
    <w:rsid w:val="00DA55A3"/>
    <w:rsid w:val="00DC7F5A"/>
    <w:rsid w:val="00DD5FF2"/>
    <w:rsid w:val="00E003C8"/>
    <w:rsid w:val="00E67981"/>
    <w:rsid w:val="00E92580"/>
    <w:rsid w:val="00EA6D50"/>
    <w:rsid w:val="00EB28F2"/>
    <w:rsid w:val="00EB2B71"/>
    <w:rsid w:val="00ED50CC"/>
    <w:rsid w:val="00EE1A28"/>
    <w:rsid w:val="00EE6323"/>
    <w:rsid w:val="00F07CCD"/>
    <w:rsid w:val="00F338EE"/>
    <w:rsid w:val="00F37A9C"/>
    <w:rsid w:val="00F85A1E"/>
    <w:rsid w:val="00F85AFC"/>
    <w:rsid w:val="00F86937"/>
    <w:rsid w:val="00FB037B"/>
    <w:rsid w:val="00FC56D9"/>
    <w:rsid w:val="00FC6FCA"/>
    <w:rsid w:val="00FE307A"/>
    <w:rsid w:val="00FF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0656"/>
  <w15:docId w15:val="{4F334987-BD9A-4B6A-9415-D652DDC1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pPr>
    <w:rPr>
      <w:rFonts w:eastAsia="Noto Serif CJK SC" w:cs="Lohit Devanagari"/>
      <w:kern w:val="2"/>
      <w:lang w:eastAsia="zh-CN" w:bidi="hi-IN"/>
    </w:rPr>
  </w:style>
  <w:style w:type="paragraph" w:styleId="Heading1">
    <w:name w:val="heading 1"/>
    <w:basedOn w:val="Heading"/>
    <w:next w:val="BodyText"/>
    <w:autoRedefine/>
    <w:qFormat/>
    <w:pPr>
      <w:jc w:val="center"/>
      <w:outlineLvl w:val="0"/>
    </w:pPr>
    <w:rPr>
      <w:rFonts w:ascii="Liberation Serif" w:eastAsia="Noto Serif CJK SC" w:hAnsi="Liberation Serif"/>
      <w:b/>
      <w:bCs/>
      <w:sz w:val="40"/>
      <w:szCs w:val="48"/>
    </w:rPr>
  </w:style>
  <w:style w:type="paragraph" w:styleId="Heading2">
    <w:name w:val="heading 2"/>
    <w:basedOn w:val="Heading"/>
    <w:next w:val="BodyText"/>
    <w:autoRedefine/>
    <w:qFormat/>
    <w:rsid w:val="00AC518A"/>
    <w:pPr>
      <w:spacing w:before="200"/>
      <w:outlineLvl w:val="1"/>
      <w:pPrChange w:id="0" w:author="Jane Aduda" w:date="2023-09-04T11:20:00Z">
        <w:pPr>
          <w:keepNext/>
          <w:suppressAutoHyphens/>
          <w:overflowPunct w:val="0"/>
          <w:spacing w:before="200" w:after="120"/>
          <w:outlineLvl w:val="1"/>
        </w:pPr>
      </w:pPrChange>
    </w:pPr>
    <w:rPr>
      <w:rFonts w:ascii="Liberation Serif" w:eastAsia="Noto Serif CJK SC" w:hAnsi="Liberation Serif"/>
      <w:b/>
      <w:bCs/>
      <w:sz w:val="36"/>
      <w:szCs w:val="36"/>
      <w:rPrChange w:id="0" w:author="Jane Aduda" w:date="2023-09-04T11:20:00Z">
        <w:rPr>
          <w:rFonts w:ascii="Liberation Serif" w:eastAsia="Noto Serif CJK SC" w:hAnsi="Liberation Serif" w:cs="Lohit Devanagari"/>
          <w:b/>
          <w:bCs/>
          <w:kern w:val="2"/>
          <w:sz w:val="36"/>
          <w:szCs w:val="36"/>
          <w:lang w:val="en-US" w:eastAsia="zh-CN" w:bidi="hi-IN"/>
        </w:rPr>
      </w:rPrChange>
    </w:rPr>
  </w:style>
  <w:style w:type="paragraph" w:styleId="Heading3">
    <w:name w:val="heading 3"/>
    <w:basedOn w:val="Heading"/>
    <w:next w:val="BodyText"/>
    <w:autoRedefine/>
    <w:qFormat/>
    <w:pPr>
      <w:spacing w:before="140"/>
      <w:outlineLvl w:val="2"/>
    </w:pPr>
    <w:rPr>
      <w:rFonts w:ascii="Liberation Serif" w:eastAsia="Noto Serif CJK SC" w:hAnsi="Liberation Serif"/>
      <w:b/>
      <w:bCs/>
      <w:sz w:val="32"/>
    </w:rPr>
  </w:style>
  <w:style w:type="paragraph" w:styleId="Heading4">
    <w:name w:val="heading 4"/>
    <w:basedOn w:val="Normal"/>
    <w:next w:val="Normal"/>
    <w:link w:val="Heading4Char"/>
    <w:autoRedefine/>
    <w:qFormat/>
    <w:rsid w:val="00CD2014"/>
    <w:pPr>
      <w:keepNext/>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keepLines/>
      <w:spacing w:before="40"/>
      <w:outlineLvl w:val="4"/>
    </w:pPr>
    <w:rPr>
      <w:rFonts w:ascii="Times New Roman" w:hAnsi="Times New Roman" w:cs="Mangal"/>
      <w:b/>
      <w:szCs w:val="21"/>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uiPriority w:val="99"/>
    <w:rPr>
      <w:color w:val="000080"/>
      <w:u w:val="single"/>
    </w:rPr>
  </w:style>
  <w:style w:type="character" w:customStyle="1" w:styleId="FootnoteCharacters">
    <w:name w:val="Footnote Characters"/>
    <w:qFormat/>
  </w:style>
  <w:style w:type="character" w:customStyle="1" w:styleId="FootnoteAnchor">
    <w:name w:val="Footnote Anchor"/>
    <w:rPr>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Quotation">
    <w:name w:val="Quotation"/>
    <w:qFormat/>
    <w:rPr>
      <w:i/>
      <w:iCs/>
    </w:rPr>
  </w:style>
  <w:style w:type="character" w:styleId="Emphasis">
    <w:name w:val="Emphasis"/>
    <w:qFormat/>
    <w:rPr>
      <w:i/>
      <w:iCs/>
    </w:rPr>
  </w:style>
  <w:style w:type="character" w:customStyle="1" w:styleId="HeaderChar">
    <w:name w:val="Header Char"/>
    <w:basedOn w:val="DefaultParagraphFont"/>
    <w:link w:val="Header"/>
    <w:qFormat/>
    <w:rPr>
      <w:rFonts w:cs="Mangal"/>
      <w:szCs w:val="21"/>
    </w:rPr>
  </w:style>
  <w:style w:type="character" w:customStyle="1" w:styleId="FooterChar">
    <w:name w:val="Footer Char"/>
    <w:basedOn w:val="DefaultParagraphFont"/>
    <w:link w:val="Footer"/>
    <w:qFormat/>
  </w:style>
  <w:style w:type="character" w:customStyle="1" w:styleId="Heading4Char">
    <w:name w:val="Heading 4 Char"/>
    <w:basedOn w:val="DefaultParagraphFont"/>
    <w:link w:val="Heading4"/>
    <w:qFormat/>
    <w:rsid w:val="00CD2014"/>
    <w:rPr>
      <w:rFonts w:eastAsia="Noto Serif CJK SC" w:cs="Mangal"/>
      <w:b/>
      <w:iCs/>
      <w:kern w:val="2"/>
      <w:sz w:val="28"/>
      <w:szCs w:val="21"/>
      <w:lang w:eastAsia="zh-CN" w:bidi="hi-IN"/>
    </w:rPr>
  </w:style>
  <w:style w:type="character" w:customStyle="1" w:styleId="Heading5Char">
    <w:name w:val="Heading 5 Char"/>
    <w:basedOn w:val="DefaultParagraphFont"/>
    <w:link w:val="Heading5"/>
    <w:qFormat/>
    <w:rsid w:val="00061AC7"/>
    <w:rPr>
      <w:rFonts w:ascii="Times New Roman" w:eastAsia="Noto Serif CJK SC" w:hAnsi="Times New Roman" w:cs="Mangal"/>
      <w:b/>
      <w:kern w:val="2"/>
      <w:szCs w:val="21"/>
      <w:lang w:eastAsia="zh-CN" w:bidi="hi-IN"/>
    </w:rPr>
  </w:style>
  <w:style w:type="character" w:customStyle="1" w:styleId="IndexLink">
    <w:name w:val="Index Link"/>
    <w:qFormat/>
  </w:style>
  <w:style w:type="character" w:styleId="PlaceholderText">
    <w:name w:val="Placeholder Text"/>
    <w:basedOn w:val="DefaultParagraphFont"/>
    <w:qFormat/>
    <w:rPr>
      <w:color w:val="808080"/>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link w:val="FooterChar"/>
  </w:style>
  <w:style w:type="paragraph" w:styleId="FootnoteText">
    <w:name w:val="footnote text"/>
    <w:basedOn w:val="Normal"/>
    <w:pPr>
      <w:suppressLineNumbers/>
      <w:ind w:left="340" w:hanging="340"/>
    </w:pPr>
    <w:rPr>
      <w:sz w:val="20"/>
      <w:szCs w:val="20"/>
    </w:rPr>
  </w:style>
  <w:style w:type="paragraph" w:styleId="Header">
    <w:name w:val="header"/>
    <w:basedOn w:val="Normal"/>
    <w:link w:val="HeaderChar"/>
    <w:pPr>
      <w:tabs>
        <w:tab w:val="center" w:pos="4680"/>
        <w:tab w:val="right" w:pos="9360"/>
      </w:tabs>
    </w:pPr>
    <w:rPr>
      <w:rFonts w:cs="Mangal"/>
      <w:szCs w:val="21"/>
    </w:rPr>
  </w:style>
  <w:style w:type="paragraph" w:styleId="IndexHeading">
    <w:name w:val="index heading"/>
    <w:basedOn w:val="Heading"/>
  </w:style>
  <w:style w:type="paragraph" w:styleId="TOCHeading">
    <w:name w:val="TOC Heading"/>
    <w:basedOn w:val="Heading1"/>
    <w:next w:val="Normal"/>
    <w:pPr>
      <w:keepLines/>
      <w:suppressAutoHyphens w:val="0"/>
      <w:overflowPunct/>
      <w:spacing w:after="0" w:line="259" w:lineRule="auto"/>
      <w:outlineLvl w:val="9"/>
    </w:pPr>
    <w:rPr>
      <w:rFonts w:ascii="Calibri Light" w:hAnsi="Calibri Light"/>
      <w:b w:val="0"/>
      <w:bCs w:val="0"/>
      <w:color w:val="2E74B5"/>
      <w:kern w:val="0"/>
      <w:sz w:val="32"/>
      <w:szCs w:val="32"/>
      <w:lang w:eastAsia="en-US" w:bidi="ar-SA"/>
    </w:rPr>
  </w:style>
  <w:style w:type="paragraph" w:styleId="TOC1">
    <w:name w:val="toc 1"/>
    <w:basedOn w:val="Normal"/>
    <w:next w:val="Normal"/>
    <w:autoRedefine/>
    <w:uiPriority w:val="39"/>
    <w:pPr>
      <w:spacing w:after="100"/>
    </w:pPr>
    <w:rPr>
      <w:rFonts w:cs="Mangal"/>
      <w:szCs w:val="21"/>
    </w:rPr>
  </w:style>
  <w:style w:type="paragraph" w:styleId="TOC2">
    <w:name w:val="toc 2"/>
    <w:basedOn w:val="Normal"/>
    <w:next w:val="Normal"/>
    <w:autoRedefine/>
    <w:uiPriority w:val="39"/>
    <w:pPr>
      <w:spacing w:after="100"/>
      <w:ind w:left="240"/>
    </w:pPr>
    <w:rPr>
      <w:rFonts w:cs="Mangal"/>
      <w:szCs w:val="21"/>
    </w:rPr>
  </w:style>
  <w:style w:type="paragraph" w:styleId="TOC3">
    <w:name w:val="toc 3"/>
    <w:basedOn w:val="Normal"/>
    <w:next w:val="Normal"/>
    <w:autoRedefine/>
    <w:uiPriority w:val="39"/>
    <w:pPr>
      <w:spacing w:after="100"/>
      <w:ind w:left="480"/>
    </w:pPr>
    <w:rPr>
      <w:rFonts w:cs="Mangal"/>
      <w:szCs w:val="21"/>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91033A"/>
    <w:rPr>
      <w:rFonts w:ascii="Tahoma" w:hAnsi="Tahoma" w:cs="Mangal"/>
      <w:sz w:val="16"/>
      <w:szCs w:val="14"/>
    </w:rPr>
  </w:style>
  <w:style w:type="character" w:customStyle="1" w:styleId="BalloonTextChar">
    <w:name w:val="Balloon Text Char"/>
    <w:basedOn w:val="DefaultParagraphFont"/>
    <w:link w:val="BalloonText"/>
    <w:uiPriority w:val="99"/>
    <w:semiHidden/>
    <w:rsid w:val="0091033A"/>
    <w:rPr>
      <w:rFonts w:ascii="Tahoma" w:eastAsia="Noto Serif CJK SC" w:hAnsi="Tahoma" w:cs="Mangal"/>
      <w:kern w:val="2"/>
      <w:sz w:val="16"/>
      <w:szCs w:val="14"/>
      <w:lang w:eastAsia="zh-CN" w:bidi="hi-IN"/>
    </w:rPr>
  </w:style>
  <w:style w:type="paragraph" w:styleId="ListParagraph">
    <w:name w:val="List Paragraph"/>
    <w:basedOn w:val="Normal"/>
    <w:uiPriority w:val="34"/>
    <w:qFormat/>
    <w:rsid w:val="002B1485"/>
    <w:pPr>
      <w:ind w:left="720"/>
      <w:contextualSpacing/>
    </w:pPr>
    <w:rPr>
      <w:rFonts w:cs="Mangal"/>
      <w:szCs w:val="21"/>
    </w:rPr>
  </w:style>
  <w:style w:type="paragraph" w:styleId="Revision">
    <w:name w:val="Revision"/>
    <w:hidden/>
    <w:uiPriority w:val="99"/>
    <w:semiHidden/>
    <w:rsid w:val="00AC518A"/>
    <w:rPr>
      <w:rFonts w:eastAsia="Noto Serif CJK SC" w:cs="Mangal"/>
      <w:kern w:val="2"/>
      <w:szCs w:val="21"/>
      <w:lang w:eastAsia="zh-CN" w:bidi="hi-IN"/>
    </w:rPr>
  </w:style>
  <w:style w:type="character" w:styleId="CommentReference">
    <w:name w:val="annotation reference"/>
    <w:basedOn w:val="DefaultParagraphFont"/>
    <w:uiPriority w:val="99"/>
    <w:semiHidden/>
    <w:unhideWhenUsed/>
    <w:rsid w:val="00AC518A"/>
    <w:rPr>
      <w:sz w:val="16"/>
      <w:szCs w:val="16"/>
    </w:rPr>
  </w:style>
  <w:style w:type="paragraph" w:styleId="CommentText">
    <w:name w:val="annotation text"/>
    <w:basedOn w:val="Normal"/>
    <w:link w:val="CommentTextChar"/>
    <w:uiPriority w:val="99"/>
    <w:unhideWhenUsed/>
    <w:rsid w:val="00AC518A"/>
    <w:rPr>
      <w:rFonts w:cs="Mangal"/>
      <w:sz w:val="20"/>
      <w:szCs w:val="18"/>
    </w:rPr>
  </w:style>
  <w:style w:type="character" w:customStyle="1" w:styleId="CommentTextChar">
    <w:name w:val="Comment Text Char"/>
    <w:basedOn w:val="DefaultParagraphFont"/>
    <w:link w:val="CommentText"/>
    <w:uiPriority w:val="99"/>
    <w:rsid w:val="00AC518A"/>
    <w:rPr>
      <w:rFonts w:eastAsia="Noto Serif CJK SC" w:cs="Mangal"/>
      <w:kern w:val="2"/>
      <w:sz w:val="20"/>
      <w:szCs w:val="18"/>
      <w:lang w:eastAsia="zh-CN" w:bidi="hi-IN"/>
    </w:rPr>
  </w:style>
  <w:style w:type="paragraph" w:styleId="CommentSubject">
    <w:name w:val="annotation subject"/>
    <w:basedOn w:val="CommentText"/>
    <w:next w:val="CommentText"/>
    <w:link w:val="CommentSubjectChar"/>
    <w:uiPriority w:val="99"/>
    <w:semiHidden/>
    <w:unhideWhenUsed/>
    <w:rsid w:val="00AC518A"/>
    <w:rPr>
      <w:b/>
      <w:bCs/>
    </w:rPr>
  </w:style>
  <w:style w:type="character" w:customStyle="1" w:styleId="CommentSubjectChar">
    <w:name w:val="Comment Subject Char"/>
    <w:basedOn w:val="CommentTextChar"/>
    <w:link w:val="CommentSubject"/>
    <w:uiPriority w:val="99"/>
    <w:semiHidden/>
    <w:rsid w:val="00AC518A"/>
    <w:rPr>
      <w:rFonts w:eastAsia="Noto Serif CJK SC" w:cs="Mangal"/>
      <w:b/>
      <w:bCs/>
      <w:kern w:val="2"/>
      <w:sz w:val="20"/>
      <w:szCs w:val="1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966324">
      <w:bodyDiv w:val="1"/>
      <w:marLeft w:val="0"/>
      <w:marRight w:val="0"/>
      <w:marTop w:val="0"/>
      <w:marBottom w:val="0"/>
      <w:divBdr>
        <w:top w:val="none" w:sz="0" w:space="0" w:color="auto"/>
        <w:left w:val="none" w:sz="0" w:space="0" w:color="auto"/>
        <w:bottom w:val="none" w:sz="0" w:space="0" w:color="auto"/>
        <w:right w:val="none" w:sz="0" w:space="0" w:color="auto"/>
      </w:divBdr>
    </w:div>
    <w:div w:id="1659845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doi.org/10.3390/sym8110130"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2.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pcEd6PzlIQB6sBqZQt3jNiT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NaC54a243ZXE1dzFvNDIOaC42MDNuOW9naDU2YWcyDmgubGpkZGVyMXNwZ3dzMgloLjRpN29qaHAyDmguOWdpY3Q4a20wZXJ6Mg5oLndndGRtdHRxaWUzdjIOaC5pcG54M2E4YzJ1dWQ4AHIhMXowVFJWYUpJdzFyQlFLS2pQbEYyOWZXREJEX2U4azVC</go:docsCustomData>
</go:gDocsCustomXmlDataStorage>
</file>

<file path=customXml/itemProps1.xml><?xml version="1.0" encoding="utf-8"?>
<ds:datastoreItem xmlns:ds="http://schemas.openxmlformats.org/officeDocument/2006/customXml" ds:itemID="{A0CEDC95-B955-4764-AA85-B168A978C1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39</Pages>
  <Words>8921</Words>
  <Characters>50850</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Wyciffe</dc:creator>
  <cp:lastModifiedBy>Jane Aduda</cp:lastModifiedBy>
  <cp:revision>2</cp:revision>
  <cp:lastPrinted>2023-08-24T15:00:00Z</cp:lastPrinted>
  <dcterms:created xsi:type="dcterms:W3CDTF">2023-09-04T08:41:00Z</dcterms:created>
  <dcterms:modified xsi:type="dcterms:W3CDTF">2023-09-04T08:41:00Z</dcterms:modified>
</cp:coreProperties>
</file>